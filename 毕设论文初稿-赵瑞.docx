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69C9" w:rsidRDefault="004C69C9" w:rsidP="009A3D37">
      <w:pPr>
        <w:widowControl/>
        <w:shd w:val="clear" w:color="auto" w:fill="FFFFFF"/>
        <w:spacing w:line="315" w:lineRule="atLeast"/>
        <w:jc w:val="center"/>
        <w:rPr>
          <w:rFonts w:eastAsia="黑体"/>
          <w:color w:val="FF0000"/>
          <w:sz w:val="28"/>
          <w:szCs w:val="28"/>
        </w:rPr>
      </w:pPr>
    </w:p>
    <w:p w:rsidR="005037CB" w:rsidRPr="000B4513" w:rsidRDefault="005037CB" w:rsidP="003478C0">
      <w:pPr>
        <w:widowControl/>
        <w:shd w:val="clear" w:color="auto" w:fill="FFFFFF"/>
        <w:spacing w:line="315" w:lineRule="atLeast"/>
        <w:jc w:val="left"/>
        <w:rPr>
          <w:rFonts w:eastAsia="黑体"/>
          <w:color w:val="FF0000"/>
          <w:sz w:val="28"/>
          <w:szCs w:val="28"/>
        </w:rPr>
      </w:pPr>
    </w:p>
    <w:p w:rsidR="003478C0" w:rsidRPr="003478C0" w:rsidRDefault="003478C0">
      <w:pPr>
        <w:widowControl/>
        <w:jc w:val="left"/>
        <w:rPr>
          <w:rFonts w:eastAsia="黑体" w:hint="eastAsia"/>
          <w:sz w:val="52"/>
        </w:rPr>
      </w:pPr>
    </w:p>
    <w:p w:rsidR="00C23FB1" w:rsidRPr="00982079" w:rsidRDefault="00C23FB1" w:rsidP="00C23FB1">
      <w:pPr>
        <w:jc w:val="center"/>
        <w:rPr>
          <w:rFonts w:eastAsia="黑体"/>
          <w:sz w:val="52"/>
        </w:rPr>
      </w:pPr>
      <w:r>
        <w:rPr>
          <w:noProof/>
        </w:rPr>
        <w:drawing>
          <wp:inline distT="0" distB="0" distL="0" distR="0">
            <wp:extent cx="3726815" cy="1035050"/>
            <wp:effectExtent l="0" t="0" r="6985" b="0"/>
            <wp:docPr id="2"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校名"/>
                    <pic:cNvPicPr>
                      <a:picLocks noChangeAspect="1" noChangeArrowheads="1"/>
                    </pic:cNvPicPr>
                  </pic:nvPicPr>
                  <pic:blipFill>
                    <a:blip r:embed="rId8" cstate="print">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30" b="48164"/>
                    <a:stretch>
                      <a:fillRect/>
                    </a:stretch>
                  </pic:blipFill>
                  <pic:spPr bwMode="auto">
                    <a:xfrm>
                      <a:off x="0" y="0"/>
                      <a:ext cx="3726815" cy="1035050"/>
                    </a:xfrm>
                    <a:prstGeom prst="rect">
                      <a:avLst/>
                    </a:prstGeom>
                    <a:noFill/>
                    <a:ln>
                      <a:noFill/>
                    </a:ln>
                  </pic:spPr>
                </pic:pic>
              </a:graphicData>
            </a:graphic>
          </wp:inline>
        </w:drawing>
      </w:r>
    </w:p>
    <w:p w:rsidR="00C23FB1" w:rsidRPr="00982079" w:rsidRDefault="00C23FB1" w:rsidP="00C23FB1">
      <w:pPr>
        <w:jc w:val="center"/>
        <w:rPr>
          <w:rFonts w:eastAsia="黑体"/>
          <w:sz w:val="52"/>
        </w:rPr>
      </w:pPr>
    </w:p>
    <w:p w:rsidR="00C23FB1" w:rsidRPr="00B946D5" w:rsidRDefault="00C23FB1" w:rsidP="00C23FB1">
      <w:pPr>
        <w:jc w:val="center"/>
        <w:rPr>
          <w:rFonts w:ascii="黑体" w:eastAsia="黑体" w:hAnsi="黑体"/>
          <w:b/>
          <w:sz w:val="24"/>
          <w:szCs w:val="24"/>
        </w:rPr>
      </w:pPr>
      <w:r w:rsidRPr="00982079">
        <w:rPr>
          <w:rFonts w:eastAsia="黑体" w:hint="eastAsia"/>
          <w:b/>
          <w:sz w:val="52"/>
        </w:rPr>
        <w:t>本</w:t>
      </w:r>
      <w:r w:rsidRPr="00982079">
        <w:rPr>
          <w:rFonts w:eastAsia="黑体"/>
          <w:b/>
          <w:sz w:val="52"/>
        </w:rPr>
        <w:t xml:space="preserve"> </w:t>
      </w:r>
      <w:r w:rsidRPr="00982079">
        <w:rPr>
          <w:rFonts w:eastAsia="黑体" w:hint="eastAsia"/>
          <w:b/>
          <w:sz w:val="52"/>
        </w:rPr>
        <w:t>科</w:t>
      </w:r>
      <w:r w:rsidRPr="00982079">
        <w:rPr>
          <w:rFonts w:eastAsia="黑体"/>
          <w:b/>
          <w:sz w:val="52"/>
        </w:rPr>
        <w:t xml:space="preserve"> </w:t>
      </w:r>
      <w:r w:rsidRPr="00982079">
        <w:rPr>
          <w:rFonts w:eastAsia="黑体" w:hint="eastAsia"/>
          <w:b/>
          <w:sz w:val="52"/>
        </w:rPr>
        <w:t>毕</w:t>
      </w:r>
      <w:r w:rsidRPr="00982079">
        <w:rPr>
          <w:rFonts w:eastAsia="黑体"/>
          <w:b/>
          <w:sz w:val="52"/>
        </w:rPr>
        <w:t xml:space="preserve"> </w:t>
      </w:r>
      <w:r w:rsidRPr="00982079">
        <w:rPr>
          <w:rFonts w:eastAsia="黑体" w:hint="eastAsia"/>
          <w:b/>
          <w:sz w:val="52"/>
        </w:rPr>
        <w:t>业</w:t>
      </w:r>
      <w:r w:rsidRPr="00982079">
        <w:rPr>
          <w:rFonts w:eastAsia="黑体"/>
          <w:b/>
          <w:sz w:val="52"/>
        </w:rPr>
        <w:t xml:space="preserve"> </w:t>
      </w:r>
      <w:r w:rsidRPr="00982079">
        <w:rPr>
          <w:rFonts w:eastAsia="黑体" w:hint="eastAsia"/>
          <w:b/>
          <w:sz w:val="52"/>
        </w:rPr>
        <w:t>设</w:t>
      </w:r>
      <w:r w:rsidRPr="00982079">
        <w:rPr>
          <w:rFonts w:eastAsia="黑体"/>
          <w:b/>
          <w:sz w:val="52"/>
        </w:rPr>
        <w:t xml:space="preserve"> </w:t>
      </w:r>
      <w:r w:rsidRPr="00982079">
        <w:rPr>
          <w:rFonts w:eastAsia="黑体" w:hint="eastAsia"/>
          <w:b/>
          <w:sz w:val="52"/>
        </w:rPr>
        <w:t>计（论文）</w:t>
      </w:r>
    </w:p>
    <w:p w:rsidR="00C23FB1" w:rsidRPr="00982079" w:rsidRDefault="00C23FB1" w:rsidP="00C23FB1">
      <w:pPr>
        <w:jc w:val="center"/>
        <w:rPr>
          <w:sz w:val="52"/>
        </w:rPr>
      </w:pPr>
    </w:p>
    <w:p w:rsidR="00C23FB1" w:rsidRPr="00982079" w:rsidRDefault="00C23FB1" w:rsidP="00C23FB1">
      <w:pPr>
        <w:jc w:val="center"/>
        <w:rPr>
          <w:sz w:val="52"/>
        </w:rPr>
      </w:pPr>
      <w:r>
        <w:rPr>
          <w:noProof/>
        </w:rPr>
        <w:drawing>
          <wp:inline distT="0" distB="0" distL="0" distR="0">
            <wp:extent cx="1190625" cy="1155700"/>
            <wp:effectExtent l="0" t="0" r="9525" b="6350"/>
            <wp:docPr id="1" name="图片 1"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校徽"/>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155700"/>
                    </a:xfrm>
                    <a:prstGeom prst="rect">
                      <a:avLst/>
                    </a:prstGeom>
                    <a:noFill/>
                    <a:ln>
                      <a:noFill/>
                    </a:ln>
                  </pic:spPr>
                </pic:pic>
              </a:graphicData>
            </a:graphic>
          </wp:inline>
        </w:drawing>
      </w:r>
    </w:p>
    <w:p w:rsidR="00C23FB1" w:rsidRPr="00982079" w:rsidRDefault="00C23FB1" w:rsidP="00C23FB1"/>
    <w:p w:rsidR="00B946D5" w:rsidRDefault="00C23FB1" w:rsidP="00340148">
      <w:pPr>
        <w:jc w:val="center"/>
        <w:rPr>
          <w:b/>
          <w:bCs/>
          <w:sz w:val="32"/>
          <w:u w:val="thick"/>
        </w:rPr>
      </w:pPr>
      <w:r w:rsidRPr="00982079">
        <w:rPr>
          <w:rFonts w:ascii="黑体" w:eastAsia="黑体" w:hint="eastAsia"/>
          <w:b/>
          <w:sz w:val="32"/>
        </w:rPr>
        <w:t>题目</w:t>
      </w:r>
      <w:r w:rsidRPr="00982079">
        <w:rPr>
          <w:rFonts w:ascii="黑体" w:eastAsia="黑体"/>
          <w:b/>
          <w:sz w:val="32"/>
        </w:rPr>
        <w:t>:</w:t>
      </w:r>
      <w:r w:rsidR="00B946D5" w:rsidRPr="00982079">
        <w:rPr>
          <w:b/>
          <w:bCs/>
          <w:sz w:val="32"/>
        </w:rPr>
        <w:t xml:space="preserve"> </w:t>
      </w:r>
      <w:r w:rsidR="00340148">
        <w:rPr>
          <w:b/>
          <w:bCs/>
          <w:sz w:val="32"/>
          <w:u w:val="thick"/>
        </w:rPr>
        <w:t xml:space="preserve"> </w:t>
      </w:r>
      <w:r w:rsidR="009A3D37">
        <w:rPr>
          <w:b/>
          <w:bCs/>
          <w:sz w:val="32"/>
          <w:u w:val="thick"/>
        </w:rPr>
        <w:t xml:space="preserve">  </w:t>
      </w:r>
      <w:r w:rsidR="009A3D37">
        <w:rPr>
          <w:rFonts w:hint="eastAsia"/>
          <w:b/>
          <w:bCs/>
          <w:sz w:val="32"/>
          <w:u w:val="thick"/>
        </w:rPr>
        <w:t>学生作业批改系统</w:t>
      </w:r>
      <w:r w:rsidR="00340148">
        <w:rPr>
          <w:rFonts w:hint="eastAsia"/>
          <w:b/>
          <w:bCs/>
          <w:sz w:val="32"/>
          <w:u w:val="thick"/>
        </w:rPr>
        <w:t xml:space="preserve">    </w:t>
      </w:r>
      <w:r w:rsidR="00B946D5">
        <w:rPr>
          <w:b/>
          <w:bCs/>
          <w:sz w:val="32"/>
          <w:u w:val="thick"/>
        </w:rPr>
        <w:t xml:space="preserve"> </w:t>
      </w:r>
    </w:p>
    <w:p w:rsidR="00340148" w:rsidRPr="00340148" w:rsidRDefault="00340148" w:rsidP="00340148">
      <w:pPr>
        <w:jc w:val="center"/>
        <w:rPr>
          <w:b/>
          <w:bCs/>
          <w:sz w:val="32"/>
          <w:u w:val="thick"/>
        </w:rPr>
      </w:pPr>
    </w:p>
    <w:p w:rsidR="00C23FB1" w:rsidRDefault="00C23FB1" w:rsidP="00C23FB1">
      <w:pPr>
        <w:ind w:firstLineChars="795" w:firstLine="2554"/>
        <w:jc w:val="center"/>
        <w:rPr>
          <w:rFonts w:ascii="黑体" w:eastAsia="黑体" w:hAnsi="宋体"/>
          <w:b/>
          <w:sz w:val="32"/>
          <w:u w:val="thick"/>
        </w:rPr>
      </w:pPr>
    </w:p>
    <w:p w:rsidR="00C23FB1" w:rsidRPr="00982079" w:rsidRDefault="00C23FB1" w:rsidP="00C23FB1">
      <w:pPr>
        <w:ind w:firstLineChars="795" w:firstLine="2554"/>
        <w:jc w:val="center"/>
        <w:rPr>
          <w:b/>
          <w:bCs/>
          <w:sz w:val="32"/>
        </w:rPr>
      </w:pPr>
    </w:p>
    <w:p w:rsidR="00C23FB1" w:rsidRPr="00982079" w:rsidRDefault="00C23FB1" w:rsidP="00C23FB1">
      <w:pPr>
        <w:spacing w:line="360" w:lineRule="auto"/>
        <w:ind w:firstLineChars="594" w:firstLine="1908"/>
        <w:rPr>
          <w:b/>
          <w:bCs/>
          <w:sz w:val="32"/>
          <w:u w:val="thick"/>
        </w:rPr>
      </w:pPr>
      <w:r w:rsidRPr="00982079">
        <w:rPr>
          <w:rFonts w:hint="eastAsia"/>
          <w:b/>
          <w:bCs/>
          <w:sz w:val="32"/>
        </w:rPr>
        <w:t>姓</w:t>
      </w:r>
      <w:r w:rsidRPr="00982079">
        <w:rPr>
          <w:b/>
          <w:bCs/>
          <w:sz w:val="32"/>
        </w:rPr>
        <w:t xml:space="preserve">    </w:t>
      </w:r>
      <w:r w:rsidRPr="00982079">
        <w:rPr>
          <w:rFonts w:hint="eastAsia"/>
          <w:b/>
          <w:bCs/>
          <w:sz w:val="32"/>
        </w:rPr>
        <w:t>名</w:t>
      </w:r>
      <w:r w:rsidRPr="00982079">
        <w:rPr>
          <w:b/>
          <w:bCs/>
          <w:sz w:val="32"/>
        </w:rPr>
        <w:t xml:space="preserve"> </w:t>
      </w:r>
      <w:r w:rsidR="00944AFD">
        <w:rPr>
          <w:b/>
          <w:bCs/>
          <w:sz w:val="32"/>
          <w:u w:val="thick"/>
        </w:rPr>
        <w:t xml:space="preserve">    </w:t>
      </w:r>
      <w:r w:rsidR="00FF56BB">
        <w:rPr>
          <w:b/>
          <w:bCs/>
          <w:sz w:val="32"/>
          <w:u w:val="thick"/>
        </w:rPr>
        <w:t xml:space="preserve"> </w:t>
      </w:r>
      <w:r w:rsidR="00FF56BB">
        <w:rPr>
          <w:rFonts w:hint="eastAsia"/>
          <w:b/>
          <w:bCs/>
          <w:sz w:val="32"/>
          <w:u w:val="thick"/>
        </w:rPr>
        <w:t>赵瑞</w:t>
      </w:r>
      <w:r w:rsidR="00944AFD">
        <w:rPr>
          <w:b/>
          <w:bCs/>
          <w:sz w:val="32"/>
          <w:u w:val="thick"/>
        </w:rPr>
        <w:t xml:space="preserve">  </w:t>
      </w:r>
      <w:r>
        <w:rPr>
          <w:b/>
          <w:bCs/>
          <w:sz w:val="32"/>
          <w:u w:val="thick"/>
        </w:rPr>
        <w:t xml:space="preserve"> </w:t>
      </w:r>
      <w:r w:rsidR="00B946D5">
        <w:rPr>
          <w:rFonts w:hint="eastAsia"/>
          <w:b/>
          <w:bCs/>
          <w:sz w:val="32"/>
          <w:u w:val="thick"/>
        </w:rPr>
        <w:t xml:space="preserve">     </w:t>
      </w:r>
      <w:r w:rsidR="00FF56BB">
        <w:rPr>
          <w:b/>
          <w:bCs/>
          <w:sz w:val="32"/>
          <w:u w:val="thick"/>
        </w:rPr>
        <w:t xml:space="preserve"> </w:t>
      </w:r>
    </w:p>
    <w:p w:rsidR="00C23FB1" w:rsidRPr="00982079" w:rsidRDefault="00C23FB1" w:rsidP="00C23FB1">
      <w:pPr>
        <w:spacing w:line="360" w:lineRule="auto"/>
        <w:ind w:firstLineChars="595" w:firstLine="1911"/>
        <w:rPr>
          <w:b/>
          <w:bCs/>
          <w:sz w:val="32"/>
          <w:u w:val="thick"/>
        </w:rPr>
      </w:pPr>
      <w:r w:rsidRPr="00982079">
        <w:rPr>
          <w:rFonts w:hint="eastAsia"/>
          <w:b/>
          <w:bCs/>
          <w:sz w:val="32"/>
        </w:rPr>
        <w:t>学</w:t>
      </w:r>
      <w:r w:rsidRPr="00982079">
        <w:rPr>
          <w:b/>
          <w:bCs/>
          <w:sz w:val="32"/>
        </w:rPr>
        <w:t xml:space="preserve">    </w:t>
      </w:r>
      <w:r w:rsidRPr="00982079">
        <w:rPr>
          <w:rFonts w:hint="eastAsia"/>
          <w:b/>
          <w:bCs/>
          <w:sz w:val="32"/>
        </w:rPr>
        <w:t>院</w:t>
      </w:r>
      <w:r w:rsidRPr="00982079">
        <w:rPr>
          <w:b/>
          <w:bCs/>
          <w:sz w:val="32"/>
        </w:rPr>
        <w:t xml:space="preserve"> </w:t>
      </w:r>
      <w:r w:rsidR="00944AFD">
        <w:rPr>
          <w:b/>
          <w:bCs/>
          <w:sz w:val="32"/>
          <w:u w:val="thick"/>
        </w:rPr>
        <w:t xml:space="preserve">    </w:t>
      </w:r>
      <w:r w:rsidR="00B946D5">
        <w:rPr>
          <w:rFonts w:hint="eastAsia"/>
          <w:b/>
          <w:bCs/>
          <w:sz w:val="32"/>
          <w:u w:val="thick"/>
        </w:rPr>
        <w:t xml:space="preserve"> </w:t>
      </w:r>
      <w:r w:rsidR="00FF56BB">
        <w:rPr>
          <w:rFonts w:hint="eastAsia"/>
          <w:b/>
          <w:bCs/>
          <w:sz w:val="32"/>
          <w:u w:val="thick"/>
        </w:rPr>
        <w:t>计算机学院</w:t>
      </w:r>
      <w:r w:rsidR="00B946D5">
        <w:rPr>
          <w:rFonts w:hint="eastAsia"/>
          <w:b/>
          <w:bCs/>
          <w:sz w:val="32"/>
          <w:u w:val="thick"/>
        </w:rPr>
        <w:t xml:space="preserve">   </w:t>
      </w:r>
    </w:p>
    <w:p w:rsidR="00C23FB1" w:rsidRPr="00982079" w:rsidRDefault="00C23FB1" w:rsidP="00C23FB1">
      <w:pPr>
        <w:spacing w:line="360" w:lineRule="auto"/>
        <w:ind w:firstLineChars="595" w:firstLine="1911"/>
        <w:rPr>
          <w:b/>
          <w:bCs/>
          <w:sz w:val="32"/>
          <w:u w:val="thick"/>
        </w:rPr>
      </w:pPr>
      <w:r w:rsidRPr="00982079">
        <w:rPr>
          <w:rFonts w:hint="eastAsia"/>
          <w:b/>
          <w:bCs/>
          <w:sz w:val="32"/>
        </w:rPr>
        <w:t>专</w:t>
      </w:r>
      <w:r w:rsidRPr="00982079">
        <w:rPr>
          <w:b/>
          <w:bCs/>
          <w:sz w:val="32"/>
        </w:rPr>
        <w:t xml:space="preserve">    </w:t>
      </w:r>
      <w:r w:rsidRPr="00982079">
        <w:rPr>
          <w:rFonts w:hint="eastAsia"/>
          <w:b/>
          <w:bCs/>
          <w:sz w:val="32"/>
        </w:rPr>
        <w:t>业</w:t>
      </w:r>
      <w:r w:rsidRPr="00982079">
        <w:rPr>
          <w:b/>
          <w:bCs/>
          <w:sz w:val="32"/>
        </w:rPr>
        <w:t xml:space="preserve"> </w:t>
      </w:r>
      <w:r w:rsidR="00944AFD">
        <w:rPr>
          <w:b/>
          <w:bCs/>
          <w:sz w:val="32"/>
          <w:u w:val="thick"/>
        </w:rPr>
        <w:t xml:space="preserve">    </w:t>
      </w:r>
      <w:r w:rsidRPr="00982079">
        <w:rPr>
          <w:b/>
          <w:bCs/>
          <w:sz w:val="32"/>
          <w:u w:val="thick"/>
        </w:rPr>
        <w:t xml:space="preserve"> </w:t>
      </w:r>
      <w:r w:rsidR="00FF56BB">
        <w:rPr>
          <w:rFonts w:hint="eastAsia"/>
          <w:b/>
          <w:bCs/>
          <w:sz w:val="32"/>
          <w:u w:val="thick"/>
        </w:rPr>
        <w:t>网络工程</w:t>
      </w:r>
      <w:r w:rsidR="00B946D5">
        <w:rPr>
          <w:rFonts w:hint="eastAsia"/>
          <w:b/>
          <w:bCs/>
          <w:sz w:val="32"/>
          <w:u w:val="thick"/>
        </w:rPr>
        <w:t xml:space="preserve">     </w:t>
      </w:r>
    </w:p>
    <w:p w:rsidR="00C23FB1" w:rsidRPr="00982079" w:rsidRDefault="00C23FB1" w:rsidP="00C23FB1">
      <w:pPr>
        <w:spacing w:line="360" w:lineRule="auto"/>
        <w:ind w:firstLineChars="595" w:firstLine="1911"/>
        <w:rPr>
          <w:b/>
          <w:bCs/>
          <w:sz w:val="32"/>
        </w:rPr>
      </w:pPr>
      <w:r w:rsidRPr="00982079">
        <w:rPr>
          <w:rFonts w:hint="eastAsia"/>
          <w:b/>
          <w:bCs/>
          <w:sz w:val="32"/>
        </w:rPr>
        <w:t>班</w:t>
      </w:r>
      <w:r w:rsidRPr="00982079">
        <w:rPr>
          <w:b/>
          <w:bCs/>
          <w:sz w:val="32"/>
        </w:rPr>
        <w:t xml:space="preserve">    </w:t>
      </w:r>
      <w:r w:rsidRPr="00982079">
        <w:rPr>
          <w:rFonts w:hint="eastAsia"/>
          <w:b/>
          <w:bCs/>
          <w:sz w:val="32"/>
        </w:rPr>
        <w:t>级</w:t>
      </w:r>
      <w:r w:rsidRPr="00982079">
        <w:rPr>
          <w:b/>
          <w:bCs/>
          <w:sz w:val="32"/>
        </w:rPr>
        <w:t xml:space="preserve"> </w:t>
      </w:r>
      <w:r w:rsidR="00944AFD">
        <w:rPr>
          <w:b/>
          <w:bCs/>
          <w:sz w:val="32"/>
          <w:u w:val="thick"/>
        </w:rPr>
        <w:t xml:space="preserve">   </w:t>
      </w:r>
      <w:r w:rsidRPr="00982079">
        <w:rPr>
          <w:b/>
          <w:bCs/>
          <w:sz w:val="32"/>
          <w:u w:val="thick"/>
        </w:rPr>
        <w:t xml:space="preserve"> </w:t>
      </w:r>
      <w:r w:rsidR="00B946D5">
        <w:rPr>
          <w:rFonts w:hint="eastAsia"/>
          <w:b/>
          <w:bCs/>
          <w:sz w:val="32"/>
          <w:u w:val="thick"/>
        </w:rPr>
        <w:t xml:space="preserve"> </w:t>
      </w:r>
      <w:r w:rsidR="00FF56BB">
        <w:rPr>
          <w:rFonts w:hint="eastAsia"/>
          <w:b/>
          <w:bCs/>
          <w:sz w:val="32"/>
          <w:u w:val="thick"/>
        </w:rPr>
        <w:t>2016211311</w:t>
      </w:r>
      <w:r w:rsidR="00B946D5">
        <w:rPr>
          <w:rFonts w:hint="eastAsia"/>
          <w:b/>
          <w:bCs/>
          <w:sz w:val="32"/>
          <w:u w:val="thick"/>
        </w:rPr>
        <w:t xml:space="preserve">   </w:t>
      </w:r>
    </w:p>
    <w:p w:rsidR="00C23FB1" w:rsidRPr="00982079" w:rsidRDefault="00C23FB1" w:rsidP="00C23FB1">
      <w:pPr>
        <w:spacing w:line="360" w:lineRule="auto"/>
        <w:ind w:firstLineChars="595" w:firstLine="1911"/>
        <w:rPr>
          <w:b/>
          <w:bCs/>
          <w:sz w:val="32"/>
          <w:u w:val="single"/>
        </w:rPr>
      </w:pPr>
      <w:r w:rsidRPr="00982079">
        <w:rPr>
          <w:rFonts w:hint="eastAsia"/>
          <w:b/>
          <w:bCs/>
          <w:sz w:val="32"/>
        </w:rPr>
        <w:t>学</w:t>
      </w:r>
      <w:r w:rsidRPr="00982079">
        <w:rPr>
          <w:b/>
          <w:bCs/>
          <w:sz w:val="32"/>
        </w:rPr>
        <w:t xml:space="preserve">    </w:t>
      </w:r>
      <w:r w:rsidRPr="00982079">
        <w:rPr>
          <w:rFonts w:hint="eastAsia"/>
          <w:b/>
          <w:bCs/>
          <w:sz w:val="32"/>
        </w:rPr>
        <w:t>号</w:t>
      </w:r>
      <w:r w:rsidRPr="00982079">
        <w:rPr>
          <w:b/>
          <w:bCs/>
          <w:sz w:val="32"/>
        </w:rPr>
        <w:t xml:space="preserve"> </w:t>
      </w:r>
      <w:r w:rsidR="00944AFD">
        <w:rPr>
          <w:b/>
          <w:bCs/>
          <w:sz w:val="32"/>
          <w:u w:val="thick"/>
        </w:rPr>
        <w:t xml:space="preserve">  </w:t>
      </w:r>
      <w:r w:rsidRPr="00982079">
        <w:rPr>
          <w:b/>
          <w:bCs/>
          <w:sz w:val="32"/>
          <w:u w:val="thick"/>
        </w:rPr>
        <w:t xml:space="preserve">  </w:t>
      </w:r>
      <w:r w:rsidR="00B946D5">
        <w:rPr>
          <w:rFonts w:hint="eastAsia"/>
          <w:b/>
          <w:bCs/>
          <w:sz w:val="32"/>
          <w:u w:val="thick"/>
        </w:rPr>
        <w:t xml:space="preserve"> </w:t>
      </w:r>
      <w:r w:rsidR="00FF56BB">
        <w:rPr>
          <w:rFonts w:hint="eastAsia"/>
          <w:b/>
          <w:bCs/>
          <w:sz w:val="32"/>
          <w:u w:val="thick"/>
        </w:rPr>
        <w:t>2016211425</w:t>
      </w:r>
      <w:r w:rsidR="00B946D5">
        <w:rPr>
          <w:rFonts w:hint="eastAsia"/>
          <w:b/>
          <w:bCs/>
          <w:sz w:val="32"/>
          <w:u w:val="thick"/>
        </w:rPr>
        <w:t xml:space="preserve">   </w:t>
      </w:r>
    </w:p>
    <w:p w:rsidR="00C23FB1" w:rsidRPr="00982079" w:rsidRDefault="00C23FB1" w:rsidP="00C23FB1">
      <w:pPr>
        <w:spacing w:line="360" w:lineRule="auto"/>
        <w:ind w:firstLineChars="595" w:firstLine="1911"/>
        <w:rPr>
          <w:b/>
          <w:bCs/>
          <w:sz w:val="32"/>
          <w:u w:val="single"/>
        </w:rPr>
      </w:pPr>
      <w:r w:rsidRPr="00982079">
        <w:rPr>
          <w:rFonts w:hint="eastAsia"/>
          <w:b/>
          <w:bCs/>
          <w:sz w:val="32"/>
        </w:rPr>
        <w:t>班内序号</w:t>
      </w:r>
      <w:r w:rsidRPr="00982079">
        <w:rPr>
          <w:b/>
          <w:bCs/>
          <w:sz w:val="32"/>
        </w:rPr>
        <w:t xml:space="preserve"> </w:t>
      </w:r>
      <w:r w:rsidR="00944AFD">
        <w:rPr>
          <w:b/>
          <w:bCs/>
          <w:sz w:val="32"/>
          <w:u w:val="thick"/>
        </w:rPr>
        <w:t xml:space="preserve"> </w:t>
      </w:r>
      <w:r w:rsidRPr="00982079">
        <w:rPr>
          <w:b/>
          <w:bCs/>
          <w:sz w:val="32"/>
          <w:u w:val="thick"/>
        </w:rPr>
        <w:t xml:space="preserve">    </w:t>
      </w:r>
      <w:r w:rsidR="00FF56BB">
        <w:rPr>
          <w:rFonts w:hint="eastAsia"/>
          <w:b/>
          <w:bCs/>
          <w:sz w:val="32"/>
          <w:u w:val="thick"/>
        </w:rPr>
        <w:t>16</w:t>
      </w:r>
      <w:r w:rsidRPr="00982079">
        <w:rPr>
          <w:b/>
          <w:bCs/>
          <w:sz w:val="32"/>
          <w:u w:val="thick"/>
        </w:rPr>
        <w:t xml:space="preserve">  </w:t>
      </w:r>
      <w:r w:rsidR="00B946D5">
        <w:rPr>
          <w:rFonts w:hint="eastAsia"/>
          <w:b/>
          <w:bCs/>
          <w:sz w:val="32"/>
          <w:u w:val="thick"/>
        </w:rPr>
        <w:t xml:space="preserve">    </w:t>
      </w:r>
      <w:r w:rsidRPr="00982079">
        <w:rPr>
          <w:b/>
          <w:bCs/>
          <w:sz w:val="32"/>
          <w:u w:val="thick"/>
        </w:rPr>
        <w:t xml:space="preserve">     </w:t>
      </w:r>
    </w:p>
    <w:p w:rsidR="00340148" w:rsidRDefault="00C23FB1" w:rsidP="00B946D5">
      <w:pPr>
        <w:spacing w:line="360" w:lineRule="auto"/>
        <w:ind w:firstLineChars="595" w:firstLine="1911"/>
        <w:rPr>
          <w:rFonts w:asciiTheme="minorEastAsia" w:hAnsiTheme="minorEastAsia"/>
          <w:b/>
          <w:bCs/>
          <w:sz w:val="24"/>
          <w:szCs w:val="24"/>
          <w:u w:val="thick"/>
        </w:rPr>
      </w:pPr>
      <w:r w:rsidRPr="00982079">
        <w:rPr>
          <w:rFonts w:hint="eastAsia"/>
          <w:b/>
          <w:bCs/>
          <w:sz w:val="32"/>
        </w:rPr>
        <w:t>指导教师</w:t>
      </w:r>
      <w:r w:rsidR="00340148">
        <w:rPr>
          <w:rFonts w:hint="eastAsia"/>
          <w:b/>
          <w:bCs/>
          <w:sz w:val="32"/>
        </w:rPr>
        <w:t xml:space="preserve"> </w:t>
      </w:r>
      <w:r w:rsidR="00B946D5">
        <w:rPr>
          <w:b/>
          <w:bCs/>
          <w:sz w:val="32"/>
          <w:u w:val="thick"/>
        </w:rPr>
        <w:t xml:space="preserve"> </w:t>
      </w:r>
      <w:r w:rsidR="00B946D5" w:rsidRPr="00982079">
        <w:rPr>
          <w:b/>
          <w:bCs/>
          <w:sz w:val="32"/>
          <w:u w:val="thick"/>
        </w:rPr>
        <w:t xml:space="preserve">    </w:t>
      </w:r>
      <w:r w:rsidR="00FF56BB">
        <w:rPr>
          <w:rFonts w:hint="eastAsia"/>
          <w:b/>
          <w:bCs/>
          <w:sz w:val="32"/>
          <w:u w:val="thick"/>
        </w:rPr>
        <w:t>吴起凡</w:t>
      </w:r>
      <w:r w:rsidR="00B946D5" w:rsidRPr="00982079">
        <w:rPr>
          <w:b/>
          <w:bCs/>
          <w:sz w:val="32"/>
          <w:u w:val="thick"/>
        </w:rPr>
        <w:t xml:space="preserve">  </w:t>
      </w:r>
      <w:r w:rsidR="00B946D5">
        <w:rPr>
          <w:rFonts w:hint="eastAsia"/>
          <w:b/>
          <w:bCs/>
          <w:sz w:val="32"/>
          <w:u w:val="thick"/>
        </w:rPr>
        <w:t xml:space="preserve">    </w:t>
      </w:r>
      <w:r w:rsidR="00B946D5">
        <w:rPr>
          <w:b/>
          <w:bCs/>
          <w:sz w:val="32"/>
          <w:u w:val="thick"/>
        </w:rPr>
        <w:t xml:space="preserve"> </w:t>
      </w:r>
    </w:p>
    <w:p w:rsidR="00C23FB1" w:rsidRPr="00BC4546" w:rsidRDefault="00C23FB1" w:rsidP="00C23FB1">
      <w:pPr>
        <w:rPr>
          <w:b/>
        </w:rPr>
      </w:pPr>
    </w:p>
    <w:p w:rsidR="00C7780A" w:rsidRPr="00E24CAC" w:rsidRDefault="00D52C03" w:rsidP="00E24CAC">
      <w:pPr>
        <w:jc w:val="center"/>
        <w:sectPr w:rsidR="00C7780A" w:rsidRPr="00E24CAC" w:rsidSect="00C7780A">
          <w:headerReference w:type="default" r:id="rId10"/>
          <w:pgSz w:w="11906" w:h="16838" w:code="9"/>
          <w:pgMar w:top="1418" w:right="1418" w:bottom="1418" w:left="1418" w:header="851" w:footer="850" w:gutter="0"/>
          <w:pgNumType w:start="1"/>
          <w:cols w:space="425"/>
          <w:docGrid w:linePitch="312"/>
        </w:sectPr>
      </w:pPr>
      <w:r>
        <w:rPr>
          <w:rFonts w:hint="eastAsia"/>
          <w:b/>
          <w:bCs/>
          <w:sz w:val="32"/>
        </w:rPr>
        <w:t>2020</w:t>
      </w:r>
      <w:r>
        <w:rPr>
          <w:b/>
          <w:bCs/>
          <w:sz w:val="32"/>
        </w:rPr>
        <w:t xml:space="preserve"> </w:t>
      </w:r>
      <w:r w:rsidR="00C23FB1" w:rsidRPr="00982079">
        <w:rPr>
          <w:rFonts w:hint="eastAsia"/>
          <w:b/>
          <w:bCs/>
          <w:sz w:val="32"/>
        </w:rPr>
        <w:t>年</w:t>
      </w:r>
      <w:r w:rsidR="00C23FB1" w:rsidRPr="00982079">
        <w:rPr>
          <w:b/>
          <w:sz w:val="32"/>
        </w:rPr>
        <w:t xml:space="preserve">  </w:t>
      </w:r>
      <w:r>
        <w:rPr>
          <w:rFonts w:hint="eastAsia"/>
          <w:b/>
          <w:sz w:val="32"/>
        </w:rPr>
        <w:t>5</w:t>
      </w:r>
      <w:r w:rsidR="00C23FB1" w:rsidRPr="00982079">
        <w:rPr>
          <w:b/>
          <w:bCs/>
          <w:sz w:val="32"/>
        </w:rPr>
        <w:t xml:space="preserve"> </w:t>
      </w:r>
      <w:r w:rsidR="00B946D5">
        <w:rPr>
          <w:rFonts w:hint="eastAsia"/>
          <w:b/>
          <w:bCs/>
          <w:sz w:val="32"/>
        </w:rPr>
        <w:t xml:space="preserve"> </w:t>
      </w:r>
      <w:r w:rsidR="00C23FB1" w:rsidRPr="00982079">
        <w:rPr>
          <w:rFonts w:hint="eastAsia"/>
          <w:b/>
          <w:bCs/>
          <w:sz w:val="32"/>
        </w:rPr>
        <w:t>月</w:t>
      </w:r>
    </w:p>
    <w:p w:rsidR="00E24CAC" w:rsidRDefault="00E24CAC" w:rsidP="00E24CAC">
      <w:pPr>
        <w:tabs>
          <w:tab w:val="left" w:pos="1752"/>
        </w:tabs>
        <w:rPr>
          <w:rFonts w:ascii="黑体" w:eastAsia="黑体" w:hAnsi="黑体"/>
          <w:sz w:val="30"/>
          <w:szCs w:val="30"/>
        </w:rPr>
      </w:pPr>
    </w:p>
    <w:p w:rsidR="009A3D37" w:rsidRPr="00982079" w:rsidRDefault="009A3D37" w:rsidP="009A3D37">
      <w:pPr>
        <w:jc w:val="center"/>
        <w:rPr>
          <w:b/>
          <w:bCs/>
          <w:sz w:val="32"/>
        </w:rPr>
      </w:pPr>
      <w:r w:rsidRPr="00982079">
        <w:rPr>
          <w:rFonts w:hint="eastAsia"/>
          <w:b/>
          <w:sz w:val="30"/>
          <w:szCs w:val="30"/>
        </w:rPr>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bookmarkStart w:id="0" w:name="_Toc108584821"/>
    </w:p>
    <w:p w:rsidR="009A3D37" w:rsidRPr="00982079" w:rsidRDefault="009A3D37" w:rsidP="009A3D37">
      <w:pPr>
        <w:jc w:val="center"/>
        <w:rPr>
          <w:b/>
          <w:sz w:val="30"/>
          <w:szCs w:val="30"/>
        </w:rPr>
      </w:pPr>
      <w:r w:rsidRPr="00982079">
        <w:rPr>
          <w:rFonts w:hint="eastAsia"/>
          <w:b/>
          <w:sz w:val="30"/>
          <w:szCs w:val="30"/>
        </w:rPr>
        <w:t>本科毕业设计（论文）任务书</w:t>
      </w:r>
      <w:bookmarkEnd w:id="0"/>
    </w:p>
    <w:tbl>
      <w:tblPr>
        <w:tblW w:w="9498" w:type="dxa"/>
        <w:tblInd w:w="10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620"/>
        <w:gridCol w:w="180"/>
        <w:gridCol w:w="2160"/>
        <w:gridCol w:w="1080"/>
        <w:gridCol w:w="720"/>
        <w:gridCol w:w="1260"/>
        <w:gridCol w:w="1080"/>
        <w:gridCol w:w="1398"/>
      </w:tblGrid>
      <w:tr w:rsidR="009A3D37" w:rsidRPr="00982079" w:rsidTr="005F3915">
        <w:trPr>
          <w:cantSplit/>
          <w:trHeight w:val="475"/>
        </w:trPr>
        <w:tc>
          <w:tcPr>
            <w:tcW w:w="1620" w:type="dxa"/>
            <w:vAlign w:val="center"/>
          </w:tcPr>
          <w:p w:rsidR="009A3D37" w:rsidRPr="00982079" w:rsidRDefault="009A3D37" w:rsidP="005F3915">
            <w:pPr>
              <w:jc w:val="center"/>
            </w:pPr>
            <w:r w:rsidRPr="00982079">
              <w:rPr>
                <w:rFonts w:hint="eastAsia"/>
              </w:rPr>
              <w:t>学院</w:t>
            </w:r>
          </w:p>
        </w:tc>
        <w:tc>
          <w:tcPr>
            <w:tcW w:w="2340" w:type="dxa"/>
            <w:gridSpan w:val="2"/>
            <w:vAlign w:val="center"/>
          </w:tcPr>
          <w:p w:rsidR="009A3D37" w:rsidRPr="00982079" w:rsidRDefault="009A3D37" w:rsidP="005F3915">
            <w:pPr>
              <w:jc w:val="center"/>
            </w:pPr>
            <w:r>
              <w:rPr>
                <w:rFonts w:hint="eastAsia"/>
              </w:rPr>
              <w:t>计算机学院</w:t>
            </w:r>
          </w:p>
        </w:tc>
        <w:tc>
          <w:tcPr>
            <w:tcW w:w="1080" w:type="dxa"/>
            <w:vAlign w:val="center"/>
          </w:tcPr>
          <w:p w:rsidR="009A3D37" w:rsidRPr="00982079" w:rsidRDefault="009A3D37" w:rsidP="005F3915">
            <w:pPr>
              <w:ind w:left="17"/>
              <w:jc w:val="center"/>
            </w:pPr>
            <w:r w:rsidRPr="00982079">
              <w:rPr>
                <w:rFonts w:hint="eastAsia"/>
              </w:rPr>
              <w:t>专业</w:t>
            </w:r>
          </w:p>
        </w:tc>
        <w:tc>
          <w:tcPr>
            <w:tcW w:w="1980" w:type="dxa"/>
            <w:gridSpan w:val="2"/>
            <w:vAlign w:val="center"/>
          </w:tcPr>
          <w:p w:rsidR="009A3D37" w:rsidRPr="00982079" w:rsidRDefault="009A3D37" w:rsidP="005F3915">
            <w:pPr>
              <w:jc w:val="center"/>
            </w:pPr>
            <w:r>
              <w:rPr>
                <w:rFonts w:hint="eastAsia"/>
              </w:rPr>
              <w:t>网络工程</w:t>
            </w:r>
          </w:p>
        </w:tc>
        <w:tc>
          <w:tcPr>
            <w:tcW w:w="1080" w:type="dxa"/>
            <w:vAlign w:val="center"/>
          </w:tcPr>
          <w:p w:rsidR="009A3D37" w:rsidRPr="00982079" w:rsidRDefault="009A3D37" w:rsidP="005F3915">
            <w:pPr>
              <w:jc w:val="center"/>
            </w:pPr>
            <w:r w:rsidRPr="00982079">
              <w:rPr>
                <w:rFonts w:hint="eastAsia"/>
              </w:rPr>
              <w:t>班级</w:t>
            </w:r>
          </w:p>
        </w:tc>
        <w:tc>
          <w:tcPr>
            <w:tcW w:w="1398" w:type="dxa"/>
            <w:vAlign w:val="center"/>
          </w:tcPr>
          <w:p w:rsidR="009A3D37" w:rsidRPr="00982079" w:rsidRDefault="009A3D37" w:rsidP="005F3915">
            <w:pPr>
              <w:jc w:val="center"/>
            </w:pPr>
            <w:r>
              <w:rPr>
                <w:rFonts w:hint="eastAsia"/>
              </w:rPr>
              <w:t>11</w:t>
            </w:r>
            <w:r>
              <w:rPr>
                <w:rFonts w:hint="eastAsia"/>
              </w:rPr>
              <w:t>班</w:t>
            </w:r>
          </w:p>
        </w:tc>
      </w:tr>
      <w:tr w:rsidR="009A3D37" w:rsidRPr="00982079" w:rsidTr="005F3915">
        <w:tc>
          <w:tcPr>
            <w:tcW w:w="1620" w:type="dxa"/>
            <w:vAlign w:val="center"/>
          </w:tcPr>
          <w:p w:rsidR="009A3D37" w:rsidRPr="00982079" w:rsidRDefault="009A3D37" w:rsidP="005F3915">
            <w:pPr>
              <w:spacing w:line="360" w:lineRule="auto"/>
              <w:jc w:val="center"/>
            </w:pPr>
            <w:r w:rsidRPr="00982079">
              <w:rPr>
                <w:rFonts w:hint="eastAsia"/>
              </w:rPr>
              <w:t>学生姓名</w:t>
            </w:r>
          </w:p>
        </w:tc>
        <w:tc>
          <w:tcPr>
            <w:tcW w:w="2340" w:type="dxa"/>
            <w:gridSpan w:val="2"/>
            <w:vAlign w:val="center"/>
          </w:tcPr>
          <w:p w:rsidR="009A3D37" w:rsidRPr="00982079" w:rsidRDefault="009A3D37" w:rsidP="005F3915">
            <w:pPr>
              <w:spacing w:line="360" w:lineRule="auto"/>
              <w:jc w:val="center"/>
            </w:pPr>
            <w:r>
              <w:rPr>
                <w:rFonts w:hint="eastAsia"/>
              </w:rPr>
              <w:t>赵瑞</w:t>
            </w:r>
          </w:p>
        </w:tc>
        <w:tc>
          <w:tcPr>
            <w:tcW w:w="1080" w:type="dxa"/>
            <w:vAlign w:val="center"/>
          </w:tcPr>
          <w:p w:rsidR="009A3D37" w:rsidRPr="00982079" w:rsidRDefault="009A3D37" w:rsidP="005F3915">
            <w:pPr>
              <w:spacing w:line="360" w:lineRule="auto"/>
              <w:jc w:val="center"/>
            </w:pPr>
            <w:r w:rsidRPr="00982079">
              <w:rPr>
                <w:rFonts w:hint="eastAsia"/>
              </w:rPr>
              <w:t>学号</w:t>
            </w:r>
          </w:p>
        </w:tc>
        <w:tc>
          <w:tcPr>
            <w:tcW w:w="1980" w:type="dxa"/>
            <w:gridSpan w:val="2"/>
            <w:vAlign w:val="center"/>
          </w:tcPr>
          <w:p w:rsidR="009A3D37" w:rsidRPr="00982079" w:rsidRDefault="009A3D37" w:rsidP="005F3915">
            <w:pPr>
              <w:spacing w:line="360" w:lineRule="auto"/>
              <w:ind w:left="30"/>
              <w:jc w:val="center"/>
            </w:pPr>
            <w:r>
              <w:rPr>
                <w:rFonts w:hint="eastAsia"/>
              </w:rPr>
              <w:t>2016211425</w:t>
            </w:r>
          </w:p>
        </w:tc>
        <w:tc>
          <w:tcPr>
            <w:tcW w:w="1080" w:type="dxa"/>
            <w:vAlign w:val="center"/>
          </w:tcPr>
          <w:p w:rsidR="009A3D37" w:rsidRPr="00982079" w:rsidRDefault="009A3D37" w:rsidP="005F3915">
            <w:pPr>
              <w:spacing w:line="360" w:lineRule="auto"/>
              <w:jc w:val="center"/>
            </w:pPr>
            <w:r w:rsidRPr="00982079">
              <w:rPr>
                <w:rFonts w:hint="eastAsia"/>
              </w:rPr>
              <w:t>班内序号</w:t>
            </w:r>
          </w:p>
        </w:tc>
        <w:tc>
          <w:tcPr>
            <w:tcW w:w="1398" w:type="dxa"/>
            <w:vAlign w:val="center"/>
          </w:tcPr>
          <w:p w:rsidR="009A3D37" w:rsidRPr="00982079" w:rsidRDefault="009A3D37" w:rsidP="005F3915">
            <w:pPr>
              <w:spacing w:line="360" w:lineRule="auto"/>
              <w:jc w:val="center"/>
            </w:pPr>
            <w:r>
              <w:rPr>
                <w:rFonts w:hint="eastAsia"/>
              </w:rPr>
              <w:t>16</w:t>
            </w:r>
          </w:p>
        </w:tc>
      </w:tr>
      <w:tr w:rsidR="009A3D37" w:rsidRPr="00982079" w:rsidTr="005F3915">
        <w:tc>
          <w:tcPr>
            <w:tcW w:w="1620" w:type="dxa"/>
            <w:vAlign w:val="center"/>
          </w:tcPr>
          <w:p w:rsidR="009A3D37" w:rsidRPr="00982079" w:rsidRDefault="009A3D37" w:rsidP="005F3915">
            <w:pPr>
              <w:spacing w:line="360" w:lineRule="auto"/>
              <w:jc w:val="center"/>
            </w:pPr>
            <w:r w:rsidRPr="00982079">
              <w:rPr>
                <w:rFonts w:hint="eastAsia"/>
              </w:rPr>
              <w:t>指导教师姓名</w:t>
            </w:r>
          </w:p>
        </w:tc>
        <w:tc>
          <w:tcPr>
            <w:tcW w:w="2340" w:type="dxa"/>
            <w:gridSpan w:val="2"/>
            <w:vAlign w:val="center"/>
          </w:tcPr>
          <w:p w:rsidR="009A3D37" w:rsidRPr="00982079" w:rsidRDefault="009A3D37" w:rsidP="005F3915">
            <w:pPr>
              <w:spacing w:line="360" w:lineRule="auto"/>
              <w:jc w:val="center"/>
            </w:pPr>
            <w:r>
              <w:rPr>
                <w:rFonts w:hint="eastAsia"/>
              </w:rPr>
              <w:t>吴起凡</w:t>
            </w:r>
          </w:p>
        </w:tc>
        <w:tc>
          <w:tcPr>
            <w:tcW w:w="1080" w:type="dxa"/>
            <w:vAlign w:val="center"/>
          </w:tcPr>
          <w:p w:rsidR="009A3D37" w:rsidRPr="00982079" w:rsidRDefault="009A3D37" w:rsidP="005F3915">
            <w:pPr>
              <w:spacing w:line="360" w:lineRule="auto"/>
              <w:jc w:val="center"/>
              <w:rPr>
                <w:spacing w:val="-4"/>
              </w:rPr>
            </w:pPr>
            <w:r w:rsidRPr="00982079">
              <w:rPr>
                <w:rFonts w:hint="eastAsia"/>
                <w:spacing w:val="-4"/>
              </w:rPr>
              <w:t>所在单位</w:t>
            </w:r>
          </w:p>
        </w:tc>
        <w:tc>
          <w:tcPr>
            <w:tcW w:w="1980" w:type="dxa"/>
            <w:gridSpan w:val="2"/>
            <w:vAlign w:val="center"/>
          </w:tcPr>
          <w:p w:rsidR="009A3D37" w:rsidRPr="00982079" w:rsidRDefault="009A3D37" w:rsidP="005F3915">
            <w:pPr>
              <w:spacing w:line="360" w:lineRule="auto"/>
              <w:jc w:val="center"/>
            </w:pPr>
            <w:r>
              <w:rPr>
                <w:rFonts w:hint="eastAsia"/>
              </w:rPr>
              <w:t>计算机学院</w:t>
            </w:r>
          </w:p>
        </w:tc>
        <w:tc>
          <w:tcPr>
            <w:tcW w:w="1080" w:type="dxa"/>
            <w:vAlign w:val="center"/>
          </w:tcPr>
          <w:p w:rsidR="009A3D37" w:rsidRPr="00982079" w:rsidRDefault="009A3D37" w:rsidP="005F3915">
            <w:pPr>
              <w:spacing w:line="360" w:lineRule="auto"/>
              <w:jc w:val="center"/>
            </w:pPr>
            <w:r w:rsidRPr="00982079">
              <w:rPr>
                <w:rFonts w:hint="eastAsia"/>
              </w:rPr>
              <w:t>职称</w:t>
            </w:r>
          </w:p>
        </w:tc>
        <w:tc>
          <w:tcPr>
            <w:tcW w:w="1398" w:type="dxa"/>
            <w:vAlign w:val="center"/>
          </w:tcPr>
          <w:p w:rsidR="009A3D37" w:rsidRPr="00982079" w:rsidRDefault="009A3D37" w:rsidP="005F3915">
            <w:pPr>
              <w:spacing w:line="360" w:lineRule="auto"/>
              <w:jc w:val="center"/>
            </w:pPr>
            <w:r>
              <w:rPr>
                <w:rFonts w:hint="eastAsia"/>
              </w:rPr>
              <w:t>高工</w:t>
            </w:r>
          </w:p>
        </w:tc>
      </w:tr>
      <w:tr w:rsidR="009A3D37" w:rsidRPr="00982079" w:rsidTr="005F3915">
        <w:trPr>
          <w:trHeight w:val="233"/>
        </w:trPr>
        <w:tc>
          <w:tcPr>
            <w:tcW w:w="1620" w:type="dxa"/>
            <w:vMerge w:val="restart"/>
            <w:vAlign w:val="center"/>
          </w:tcPr>
          <w:p w:rsidR="009A3D37" w:rsidRPr="00982079" w:rsidRDefault="009A3D37" w:rsidP="005F3915">
            <w:pPr>
              <w:spacing w:line="360" w:lineRule="auto"/>
              <w:jc w:val="center"/>
            </w:pPr>
            <w:r w:rsidRPr="00982079">
              <w:rPr>
                <w:rFonts w:hint="eastAsia"/>
              </w:rPr>
              <w:t>设计</w:t>
            </w:r>
            <w:r w:rsidRPr="00982079">
              <w:rPr>
                <w:rFonts w:hint="eastAsia"/>
              </w:rPr>
              <w:t>(</w:t>
            </w:r>
            <w:r w:rsidRPr="00982079">
              <w:rPr>
                <w:rFonts w:hint="eastAsia"/>
              </w:rPr>
              <w:t>论文</w:t>
            </w:r>
            <w:r w:rsidRPr="00982079">
              <w:rPr>
                <w:rFonts w:hint="eastAsia"/>
              </w:rPr>
              <w:t>)</w:t>
            </w:r>
            <w:r w:rsidRPr="00982079">
              <w:rPr>
                <w:rFonts w:hint="eastAsia"/>
              </w:rPr>
              <w:t>题目</w:t>
            </w:r>
          </w:p>
        </w:tc>
        <w:tc>
          <w:tcPr>
            <w:tcW w:w="7878" w:type="dxa"/>
            <w:gridSpan w:val="7"/>
            <w:vAlign w:val="center"/>
          </w:tcPr>
          <w:p w:rsidR="009A3D37" w:rsidRPr="000967E8" w:rsidRDefault="009A3D37" w:rsidP="005F3915">
            <w:pPr>
              <w:spacing w:line="360" w:lineRule="auto"/>
              <w:ind w:left="30"/>
              <w:rPr>
                <w:sz w:val="18"/>
                <w:szCs w:val="18"/>
              </w:rPr>
            </w:pPr>
            <w:r w:rsidRPr="000967E8">
              <w:rPr>
                <w:rFonts w:hint="eastAsia"/>
                <w:sz w:val="18"/>
                <w:szCs w:val="18"/>
              </w:rPr>
              <w:t>（中文）</w:t>
            </w:r>
            <w:r>
              <w:rPr>
                <w:rFonts w:hint="eastAsia"/>
                <w:sz w:val="18"/>
                <w:szCs w:val="18"/>
              </w:rPr>
              <w:t>学生作业批改系统</w:t>
            </w:r>
          </w:p>
        </w:tc>
      </w:tr>
      <w:tr w:rsidR="009A3D37" w:rsidRPr="00982079" w:rsidTr="005F3915">
        <w:trPr>
          <w:trHeight w:val="232"/>
        </w:trPr>
        <w:tc>
          <w:tcPr>
            <w:tcW w:w="1620" w:type="dxa"/>
            <w:vMerge/>
            <w:vAlign w:val="center"/>
          </w:tcPr>
          <w:p w:rsidR="009A3D37" w:rsidRPr="00982079" w:rsidRDefault="009A3D37" w:rsidP="005F3915">
            <w:pPr>
              <w:spacing w:line="360" w:lineRule="auto"/>
              <w:jc w:val="center"/>
            </w:pPr>
          </w:p>
        </w:tc>
        <w:tc>
          <w:tcPr>
            <w:tcW w:w="7878" w:type="dxa"/>
            <w:gridSpan w:val="7"/>
            <w:vAlign w:val="center"/>
          </w:tcPr>
          <w:p w:rsidR="009A3D37" w:rsidRPr="000967E8" w:rsidRDefault="009A3D37" w:rsidP="005F3915">
            <w:pPr>
              <w:spacing w:line="360" w:lineRule="auto"/>
              <w:ind w:left="30"/>
              <w:rPr>
                <w:sz w:val="18"/>
                <w:szCs w:val="18"/>
              </w:rPr>
            </w:pPr>
            <w:r w:rsidRPr="000967E8">
              <w:rPr>
                <w:rFonts w:hint="eastAsia"/>
                <w:sz w:val="18"/>
                <w:szCs w:val="18"/>
              </w:rPr>
              <w:t>（英文）</w:t>
            </w:r>
            <w:r>
              <w:rPr>
                <w:rFonts w:hint="eastAsia"/>
                <w:sz w:val="18"/>
                <w:szCs w:val="18"/>
              </w:rPr>
              <w:t>Student</w:t>
            </w:r>
            <w:r>
              <w:rPr>
                <w:sz w:val="18"/>
                <w:szCs w:val="18"/>
              </w:rPr>
              <w:t xml:space="preserve"> H</w:t>
            </w:r>
            <w:r>
              <w:rPr>
                <w:rFonts w:hint="eastAsia"/>
                <w:sz w:val="18"/>
                <w:szCs w:val="18"/>
              </w:rPr>
              <w:t>omework</w:t>
            </w:r>
            <w:r>
              <w:rPr>
                <w:sz w:val="18"/>
                <w:szCs w:val="18"/>
              </w:rPr>
              <w:t xml:space="preserve"> C</w:t>
            </w:r>
            <w:r>
              <w:rPr>
                <w:rFonts w:hint="eastAsia"/>
                <w:sz w:val="18"/>
                <w:szCs w:val="18"/>
              </w:rPr>
              <w:t>orrecting</w:t>
            </w:r>
            <w:r>
              <w:rPr>
                <w:sz w:val="18"/>
                <w:szCs w:val="18"/>
              </w:rPr>
              <w:t xml:space="preserve"> System</w:t>
            </w:r>
          </w:p>
        </w:tc>
      </w:tr>
      <w:tr w:rsidR="009A3D37" w:rsidRPr="00982079" w:rsidTr="005F3915">
        <w:trPr>
          <w:trHeight w:val="599"/>
        </w:trPr>
        <w:tc>
          <w:tcPr>
            <w:tcW w:w="1620" w:type="dxa"/>
            <w:vAlign w:val="center"/>
          </w:tcPr>
          <w:p w:rsidR="009A3D37" w:rsidRPr="00982079" w:rsidRDefault="009A3D37" w:rsidP="005F3915">
            <w:pPr>
              <w:jc w:val="center"/>
            </w:pPr>
            <w:r w:rsidRPr="00982079">
              <w:rPr>
                <w:rFonts w:hint="eastAsia"/>
              </w:rPr>
              <w:t>题目分类</w:t>
            </w:r>
          </w:p>
        </w:tc>
        <w:tc>
          <w:tcPr>
            <w:tcW w:w="7878" w:type="dxa"/>
            <w:gridSpan w:val="7"/>
            <w:vAlign w:val="center"/>
          </w:tcPr>
          <w:p w:rsidR="009A3D37" w:rsidRPr="00B91531" w:rsidRDefault="009A3D37" w:rsidP="005F3915">
            <w:r w:rsidRPr="00982079">
              <w:rPr>
                <w:rFonts w:hint="eastAsia"/>
              </w:rPr>
              <w:t>工程实践类</w:t>
            </w:r>
            <w:r>
              <w:rPr>
                <w:rFonts w:ascii="Segoe UI Symbol" w:eastAsia="Segoe UI Symbol" w:hAnsi="Segoe UI Symbol" w:hint="eastAsia"/>
              </w:rPr>
              <w:t>☑</w:t>
            </w:r>
            <w:r w:rsidRPr="00982079">
              <w:rPr>
                <w:rFonts w:ascii="宋体" w:hAnsi="宋体" w:hint="eastAsia"/>
              </w:rPr>
              <w:t xml:space="preserve"> </w:t>
            </w:r>
            <w:r>
              <w:rPr>
                <w:rFonts w:ascii="宋体" w:hAnsi="宋体" w:hint="eastAsia"/>
              </w:rPr>
              <w:t xml:space="preserve">        </w:t>
            </w:r>
            <w:r w:rsidRPr="00982079">
              <w:rPr>
                <w:rFonts w:hint="eastAsia"/>
              </w:rPr>
              <w:t>研究设计类</w:t>
            </w:r>
            <w:r w:rsidRPr="00982079">
              <w:rPr>
                <w:rFonts w:ascii="宋体" w:hAnsi="宋体" w:hint="eastAsia"/>
              </w:rPr>
              <w:t xml:space="preserve">□ </w:t>
            </w:r>
            <w:r>
              <w:rPr>
                <w:rFonts w:ascii="宋体" w:hAnsi="宋体" w:hint="eastAsia"/>
              </w:rPr>
              <w:t xml:space="preserve">     </w:t>
            </w:r>
            <w:r w:rsidRPr="00982079">
              <w:rPr>
                <w:rFonts w:ascii="宋体" w:hAnsi="宋体" w:hint="eastAsia"/>
              </w:rPr>
              <w:t>理论分析类□</w:t>
            </w:r>
          </w:p>
        </w:tc>
      </w:tr>
      <w:tr w:rsidR="009A3D37" w:rsidRPr="00982079" w:rsidTr="005F3915">
        <w:trPr>
          <w:trHeight w:val="335"/>
        </w:trPr>
        <w:tc>
          <w:tcPr>
            <w:tcW w:w="1620" w:type="dxa"/>
            <w:vMerge w:val="restart"/>
            <w:vAlign w:val="center"/>
          </w:tcPr>
          <w:p w:rsidR="009A3D37" w:rsidRPr="00982079" w:rsidRDefault="009A3D37" w:rsidP="005F3915">
            <w:pPr>
              <w:jc w:val="center"/>
            </w:pPr>
            <w:r w:rsidRPr="00982079">
              <w:rPr>
                <w:rFonts w:hint="eastAsia"/>
              </w:rPr>
              <w:t>题目来源</w:t>
            </w:r>
          </w:p>
        </w:tc>
        <w:tc>
          <w:tcPr>
            <w:tcW w:w="7878" w:type="dxa"/>
            <w:gridSpan w:val="7"/>
          </w:tcPr>
          <w:p w:rsidR="009A3D37" w:rsidRPr="00AE77A2" w:rsidRDefault="009A3D37" w:rsidP="005F3915">
            <w:pPr>
              <w:rPr>
                <w:rFonts w:ascii="Segoe UI Symbol" w:eastAsia="Segoe UI Symbol" w:hAnsi="Segoe UI Symbol"/>
              </w:rPr>
            </w:pPr>
            <w:r w:rsidRPr="00982079">
              <w:rPr>
                <w:rFonts w:hint="eastAsia"/>
              </w:rPr>
              <w:t>题目是否来源于科研项目</w:t>
            </w:r>
            <w:r w:rsidRPr="00982079">
              <w:rPr>
                <w:rFonts w:hint="eastAsia"/>
              </w:rPr>
              <w:t xml:space="preserve">       </w:t>
            </w:r>
            <w:r w:rsidRPr="00982079">
              <w:rPr>
                <w:rFonts w:hint="eastAsia"/>
              </w:rPr>
              <w:t>是</w:t>
            </w:r>
            <w:r w:rsidRPr="00982079">
              <w:rPr>
                <w:rFonts w:ascii="宋体" w:hAnsi="宋体" w:hint="eastAsia"/>
              </w:rPr>
              <w:t xml:space="preserve">□      </w:t>
            </w:r>
            <w:r w:rsidRPr="00982079">
              <w:rPr>
                <w:rFonts w:hint="eastAsia"/>
              </w:rPr>
              <w:t>否</w:t>
            </w:r>
            <w:r>
              <w:rPr>
                <w:rFonts w:ascii="Segoe UI Symbol" w:eastAsia="Segoe UI Symbol" w:hAnsi="Segoe UI Symbol" w:hint="eastAsia"/>
              </w:rPr>
              <w:t>☑</w:t>
            </w:r>
          </w:p>
        </w:tc>
      </w:tr>
      <w:tr w:rsidR="009A3D37" w:rsidRPr="00982079" w:rsidTr="005F3915">
        <w:trPr>
          <w:trHeight w:val="335"/>
        </w:trPr>
        <w:tc>
          <w:tcPr>
            <w:tcW w:w="1620" w:type="dxa"/>
            <w:vMerge/>
            <w:vAlign w:val="center"/>
          </w:tcPr>
          <w:p w:rsidR="009A3D37" w:rsidRPr="00982079" w:rsidRDefault="009A3D37" w:rsidP="005F3915">
            <w:pPr>
              <w:jc w:val="center"/>
            </w:pPr>
          </w:p>
        </w:tc>
        <w:tc>
          <w:tcPr>
            <w:tcW w:w="7878" w:type="dxa"/>
            <w:gridSpan w:val="7"/>
          </w:tcPr>
          <w:p w:rsidR="009A3D37" w:rsidRPr="00982079" w:rsidRDefault="009A3D37" w:rsidP="005F3915">
            <w:r>
              <w:rPr>
                <w:rFonts w:hint="eastAsia"/>
              </w:rPr>
              <w:t>科研项目</w:t>
            </w:r>
            <w:r>
              <w:t>名称：</w:t>
            </w:r>
          </w:p>
        </w:tc>
      </w:tr>
      <w:tr w:rsidR="009A3D37" w:rsidRPr="00982079" w:rsidTr="005F3915">
        <w:trPr>
          <w:trHeight w:val="335"/>
        </w:trPr>
        <w:tc>
          <w:tcPr>
            <w:tcW w:w="1620" w:type="dxa"/>
            <w:vMerge/>
            <w:vAlign w:val="center"/>
          </w:tcPr>
          <w:p w:rsidR="009A3D37" w:rsidRPr="00C22D7C" w:rsidRDefault="009A3D37" w:rsidP="005F3915">
            <w:pPr>
              <w:jc w:val="center"/>
            </w:pPr>
          </w:p>
        </w:tc>
        <w:tc>
          <w:tcPr>
            <w:tcW w:w="7878" w:type="dxa"/>
            <w:gridSpan w:val="7"/>
          </w:tcPr>
          <w:p w:rsidR="009A3D37" w:rsidRPr="00982079" w:rsidRDefault="009A3D37" w:rsidP="005F3915">
            <w:r>
              <w:rPr>
                <w:rFonts w:hint="eastAsia"/>
              </w:rPr>
              <w:t>科研项目</w:t>
            </w:r>
            <w:r>
              <w:t>负责人：</w:t>
            </w:r>
          </w:p>
        </w:tc>
      </w:tr>
      <w:tr w:rsidR="009A3D37" w:rsidRPr="00336AE2" w:rsidTr="005F3915">
        <w:trPr>
          <w:trHeight w:val="1119"/>
        </w:trPr>
        <w:tc>
          <w:tcPr>
            <w:tcW w:w="9498" w:type="dxa"/>
            <w:gridSpan w:val="8"/>
          </w:tcPr>
          <w:p w:rsidR="009A3D37" w:rsidRDefault="009A3D37" w:rsidP="005F3915">
            <w:pPr>
              <w:spacing w:line="360" w:lineRule="atLeast"/>
            </w:pPr>
            <w:r w:rsidRPr="00982079">
              <w:rPr>
                <w:rFonts w:hint="eastAsia"/>
              </w:rPr>
              <w:t>主要任务及目标：</w:t>
            </w:r>
          </w:p>
          <w:p w:rsidR="009A3D37" w:rsidRPr="00BB4E48" w:rsidRDefault="009A3D37" w:rsidP="005F3915">
            <w:pPr>
              <w:spacing w:line="360" w:lineRule="atLeast"/>
              <w:rPr>
                <w:rFonts w:asciiTheme="minorEastAsia" w:hAnsiTheme="minorEastAsia"/>
              </w:rPr>
            </w:pPr>
            <w:r w:rsidRPr="00BB4E48">
              <w:rPr>
                <w:rFonts w:asciiTheme="minorEastAsia" w:hAnsiTheme="minorEastAsia" w:hint="eastAsia"/>
              </w:rPr>
              <w:t xml:space="preserve"> </w:t>
            </w:r>
            <w:r w:rsidRPr="00BB4E48">
              <w:rPr>
                <w:rFonts w:asciiTheme="minorEastAsia" w:hAnsiTheme="minorEastAsia"/>
              </w:rPr>
              <w:t xml:space="preserve">   </w:t>
            </w:r>
            <w:r w:rsidRPr="00BB4E48">
              <w:rPr>
                <w:rFonts w:asciiTheme="minorEastAsia" w:hAnsiTheme="minorEastAsia" w:hint="eastAsia"/>
              </w:rPr>
              <w:t>在</w:t>
            </w:r>
            <w:r w:rsidRPr="00BB4E48">
              <w:rPr>
                <w:rFonts w:asciiTheme="minorEastAsia" w:hAnsiTheme="minorEastAsia"/>
              </w:rPr>
              <w:t>B/S</w:t>
            </w:r>
            <w:r w:rsidRPr="00BB4E48">
              <w:rPr>
                <w:rFonts w:asciiTheme="minorEastAsia" w:hAnsiTheme="minorEastAsia" w:hint="eastAsia"/>
              </w:rPr>
              <w:t>架构下采用</w:t>
            </w:r>
            <w:r w:rsidRPr="00BB4E48">
              <w:rPr>
                <w:rFonts w:asciiTheme="minorEastAsia" w:hAnsiTheme="minorEastAsia"/>
              </w:rPr>
              <w:t>J</w:t>
            </w:r>
            <w:r>
              <w:rPr>
                <w:rFonts w:asciiTheme="minorEastAsia" w:hAnsiTheme="minorEastAsia" w:hint="eastAsia"/>
              </w:rPr>
              <w:t>ava</w:t>
            </w:r>
            <w:r>
              <w:rPr>
                <w:rFonts w:asciiTheme="minorEastAsia" w:hAnsiTheme="minorEastAsia"/>
              </w:rPr>
              <w:t>W</w:t>
            </w:r>
            <w:r w:rsidRPr="00BB4E48">
              <w:rPr>
                <w:rFonts w:asciiTheme="minorEastAsia" w:hAnsiTheme="minorEastAsia" w:hint="eastAsia"/>
              </w:rPr>
              <w:t>eb技术构建“学生作业批改系统”，</w:t>
            </w:r>
            <w:r>
              <w:rPr>
                <w:rFonts w:asciiTheme="minorEastAsia" w:hAnsiTheme="minorEastAsia" w:hint="eastAsia"/>
              </w:rPr>
              <w:t>为在校师生提供一个功能强大且便利简洁的平台，项目开发基于软件工程流程。目标：实现一系列的基础功能，包括管理员对成员、课程及年级班级的管理，教师布置、下载批改作业及打分统计，学生下载提交作业和分数查看，以及通用的个人资料、修改密码和退出登录。并在此基础上进行功能拓展和性能优化。</w:t>
            </w:r>
          </w:p>
        </w:tc>
      </w:tr>
      <w:tr w:rsidR="009A3D37" w:rsidRPr="00982079" w:rsidTr="005F3915">
        <w:trPr>
          <w:trHeight w:val="2527"/>
        </w:trPr>
        <w:tc>
          <w:tcPr>
            <w:tcW w:w="9498" w:type="dxa"/>
            <w:gridSpan w:val="8"/>
          </w:tcPr>
          <w:p w:rsidR="009A3D37" w:rsidRPr="00BB4E48" w:rsidRDefault="009A3D37" w:rsidP="005F3915">
            <w:pPr>
              <w:spacing w:line="360" w:lineRule="atLeast"/>
            </w:pPr>
            <w:r w:rsidRPr="00BB4E48">
              <w:rPr>
                <w:rFonts w:hint="eastAsia"/>
              </w:rPr>
              <w:t>主要内容：</w:t>
            </w:r>
          </w:p>
          <w:p w:rsidR="009A3D37" w:rsidRDefault="009A3D37" w:rsidP="005F3915">
            <w:pPr>
              <w:spacing w:line="360" w:lineRule="atLeast"/>
              <w:ind w:firstLine="420"/>
            </w:pPr>
            <w:r>
              <w:rPr>
                <w:rFonts w:hint="eastAsia"/>
              </w:rPr>
              <w:t>主要采用</w:t>
            </w:r>
            <w:r>
              <w:rPr>
                <w:rFonts w:hint="eastAsia"/>
              </w:rPr>
              <w:t>Java</w:t>
            </w:r>
            <w:r>
              <w:t>W</w:t>
            </w:r>
            <w:r>
              <w:rPr>
                <w:rFonts w:hint="eastAsia"/>
              </w:rPr>
              <w:t>eb</w:t>
            </w:r>
            <w:r>
              <w:rPr>
                <w:rFonts w:hint="eastAsia"/>
              </w:rPr>
              <w:t>技术，配套</w:t>
            </w:r>
            <w:r>
              <w:rPr>
                <w:rFonts w:hint="eastAsia"/>
              </w:rPr>
              <w:t>Tomacat</w:t>
            </w:r>
            <w:r>
              <w:rPr>
                <w:rFonts w:hint="eastAsia"/>
              </w:rPr>
              <w:t>、</w:t>
            </w:r>
            <w:r>
              <w:rPr>
                <w:rFonts w:hint="eastAsia"/>
              </w:rPr>
              <w:t>My</w:t>
            </w:r>
            <w:r>
              <w:t>SQL</w:t>
            </w:r>
            <w:r>
              <w:rPr>
                <w:rFonts w:hint="eastAsia"/>
              </w:rPr>
              <w:t>数据库和</w:t>
            </w:r>
            <w:r>
              <w:rPr>
                <w:rFonts w:hint="eastAsia"/>
              </w:rPr>
              <w:t>Navicat</w:t>
            </w:r>
            <w:r>
              <w:rPr>
                <w:rFonts w:hint="eastAsia"/>
              </w:rPr>
              <w:t>数据库管理工具等，于</w:t>
            </w:r>
            <w:r>
              <w:rPr>
                <w:rFonts w:hint="eastAsia"/>
              </w:rPr>
              <w:t>Eclipse</w:t>
            </w:r>
            <w:r>
              <w:rPr>
                <w:rFonts w:hint="eastAsia"/>
              </w:rPr>
              <w:t>上进行开发一个</w:t>
            </w:r>
            <w:r w:rsidRPr="00BB4E48">
              <w:rPr>
                <w:rFonts w:asciiTheme="minorEastAsia" w:hAnsiTheme="minorEastAsia" w:hint="eastAsia"/>
              </w:rPr>
              <w:t>“学生作业批改系统”</w:t>
            </w:r>
            <w:r>
              <w:rPr>
                <w:rFonts w:hint="eastAsia"/>
              </w:rPr>
              <w:t>。需要深刻学习理解</w:t>
            </w:r>
            <w:r>
              <w:rPr>
                <w:rFonts w:hint="eastAsia"/>
              </w:rPr>
              <w:t>Java</w:t>
            </w:r>
            <w:r>
              <w:rPr>
                <w:rFonts w:hint="eastAsia"/>
              </w:rPr>
              <w:t>、</w:t>
            </w:r>
            <w:r>
              <w:rPr>
                <w:rFonts w:hint="eastAsia"/>
              </w:rPr>
              <w:t>jsp</w:t>
            </w:r>
            <w:r>
              <w:rPr>
                <w:rFonts w:hint="eastAsia"/>
              </w:rPr>
              <w:t>、</w:t>
            </w:r>
            <w:r>
              <w:rPr>
                <w:rFonts w:hint="eastAsia"/>
              </w:rPr>
              <w:t>servlet</w:t>
            </w:r>
            <w:r>
              <w:rPr>
                <w:rFonts w:hint="eastAsia"/>
              </w:rPr>
              <w:t>、</w:t>
            </w:r>
            <w:r>
              <w:rPr>
                <w:rFonts w:hint="eastAsia"/>
              </w:rPr>
              <w:t>My</w:t>
            </w:r>
            <w:r>
              <w:t>SQL</w:t>
            </w:r>
            <w:r>
              <w:rPr>
                <w:rFonts w:hint="eastAsia"/>
              </w:rPr>
              <w:t>、前端框架优化等相关知识。基于软件工程八大步骤（问题定义、可行性研究、需求分析、总体设计、详细设计、编码及单元测试、综合测试、软件维护）逐步构建，并做好相应记录。</w:t>
            </w:r>
          </w:p>
          <w:p w:rsidR="009A3D37" w:rsidRDefault="009A3D37" w:rsidP="005F3915">
            <w:pPr>
              <w:spacing w:line="360" w:lineRule="atLeast"/>
              <w:ind w:firstLine="420"/>
            </w:pPr>
            <w:r>
              <w:rPr>
                <w:rFonts w:hint="eastAsia"/>
              </w:rPr>
              <w:t>主要功能思考：</w:t>
            </w:r>
            <w:r>
              <w:rPr>
                <w:rFonts w:hint="eastAsia"/>
              </w:rPr>
              <w:t>1.</w:t>
            </w:r>
            <w:r>
              <w:rPr>
                <w:rFonts w:hint="eastAsia"/>
              </w:rPr>
              <w:t>确保管理员的操作权限完整，不同操作间具有良好的逻辑关系</w:t>
            </w:r>
            <w:r>
              <w:rPr>
                <w:rFonts w:hint="eastAsia"/>
              </w:rPr>
              <w:t xml:space="preserve"> </w:t>
            </w:r>
            <w:r>
              <w:t xml:space="preserve"> </w:t>
            </w:r>
            <w:r>
              <w:rPr>
                <w:rFonts w:hint="eastAsia"/>
              </w:rPr>
              <w:t>2.</w:t>
            </w:r>
            <w:r>
              <w:rPr>
                <w:rFonts w:hint="eastAsia"/>
              </w:rPr>
              <w:t>针对学生作业提交的不同格式进行相应处理</w:t>
            </w:r>
            <w:r>
              <w:rPr>
                <w:rFonts w:hint="eastAsia"/>
              </w:rPr>
              <w:t xml:space="preserve"> </w:t>
            </w:r>
            <w:r>
              <w:t xml:space="preserve"> </w:t>
            </w:r>
            <w:r>
              <w:rPr>
                <w:rFonts w:hint="eastAsia"/>
              </w:rPr>
              <w:t>3.</w:t>
            </w:r>
            <w:r>
              <w:rPr>
                <w:rFonts w:hint="eastAsia"/>
              </w:rPr>
              <w:t>解决文件同时上传下载冲突及数据库等并发控制</w:t>
            </w:r>
            <w:r>
              <w:rPr>
                <w:rFonts w:hint="eastAsia"/>
              </w:rPr>
              <w:t xml:space="preserve"> </w:t>
            </w:r>
            <w:r>
              <w:t xml:space="preserve"> </w:t>
            </w:r>
            <w:r>
              <w:rPr>
                <w:rFonts w:hint="eastAsia"/>
              </w:rPr>
              <w:t>4.</w:t>
            </w:r>
            <w:r>
              <w:rPr>
                <w:rFonts w:hint="eastAsia"/>
              </w:rPr>
              <w:t>建立目录结构为学生教师分角色存放每次作业，方便学生找回复习和教师期末统计</w:t>
            </w:r>
            <w:r>
              <w:rPr>
                <w:rFonts w:hint="eastAsia"/>
              </w:rPr>
              <w:t xml:space="preserve"> </w:t>
            </w:r>
            <w:r>
              <w:t xml:space="preserve"> </w:t>
            </w:r>
            <w:r>
              <w:rPr>
                <w:rFonts w:hint="eastAsia"/>
              </w:rPr>
              <w:t>5.</w:t>
            </w:r>
            <w:r>
              <w:rPr>
                <w:rFonts w:hint="eastAsia"/>
              </w:rPr>
              <w:t>实现教师批量下载作业、作业批量上传及自动分类存放</w:t>
            </w:r>
            <w:r>
              <w:t xml:space="preserve">  </w:t>
            </w:r>
            <w:r>
              <w:rPr>
                <w:rFonts w:hint="eastAsia"/>
              </w:rPr>
              <w:t>6.</w:t>
            </w:r>
            <w:r>
              <w:rPr>
                <w:rFonts w:hint="eastAsia"/>
              </w:rPr>
              <w:t>个人资料界面绑定个人邮箱，若忘记密码可通过邮箱重置修改密码</w:t>
            </w:r>
          </w:p>
          <w:p w:rsidR="009A3D37" w:rsidRPr="00BE2E3E" w:rsidRDefault="009A3D37" w:rsidP="005F3915">
            <w:pPr>
              <w:spacing w:line="360" w:lineRule="atLeast"/>
              <w:ind w:firstLine="420"/>
            </w:pPr>
            <w:r>
              <w:rPr>
                <w:rFonts w:hint="eastAsia"/>
              </w:rPr>
              <w:t>先分单元测试再总体测试，详尽记录，项目完善完成后整理论文并准备答辩。</w:t>
            </w:r>
          </w:p>
        </w:tc>
      </w:tr>
      <w:tr w:rsidR="009A3D37" w:rsidRPr="00982079" w:rsidTr="005F3915">
        <w:trPr>
          <w:trHeight w:val="689"/>
        </w:trPr>
        <w:tc>
          <w:tcPr>
            <w:tcW w:w="9498" w:type="dxa"/>
            <w:gridSpan w:val="8"/>
          </w:tcPr>
          <w:p w:rsidR="009A3D37" w:rsidRPr="00BB4E48" w:rsidRDefault="009A3D37" w:rsidP="005F3915">
            <w:pPr>
              <w:spacing w:line="360" w:lineRule="atLeast"/>
            </w:pPr>
            <w:r w:rsidRPr="00BB4E48">
              <w:rPr>
                <w:rFonts w:hint="eastAsia"/>
              </w:rPr>
              <w:t>主要参考文献：</w:t>
            </w:r>
          </w:p>
          <w:p w:rsidR="009A3D37" w:rsidRPr="00BB4E48" w:rsidRDefault="009A3D37" w:rsidP="005F3915">
            <w:pPr>
              <w:spacing w:line="360" w:lineRule="atLeast"/>
            </w:pPr>
            <w:r w:rsidRPr="00BB4E48">
              <w:rPr>
                <w:rFonts w:hint="eastAsia"/>
              </w:rPr>
              <w:t>[1</w:t>
            </w:r>
            <w:r w:rsidRPr="00BB4E48">
              <w:t>]</w:t>
            </w:r>
            <w:r w:rsidRPr="00BB4E48">
              <w:t>张海藩、牟永敏</w:t>
            </w:r>
            <w:r w:rsidRPr="00BB4E48">
              <w:rPr>
                <w:rFonts w:hint="eastAsia"/>
              </w:rPr>
              <w:t>.</w:t>
            </w:r>
            <w:r w:rsidRPr="00BB4E48">
              <w:rPr>
                <w:rFonts w:hint="eastAsia"/>
              </w:rPr>
              <w:t>软件工程导论</w:t>
            </w:r>
            <w:r w:rsidRPr="00BB4E48">
              <w:rPr>
                <w:rFonts w:hint="eastAsia"/>
              </w:rPr>
              <w:t>.</w:t>
            </w:r>
            <w:r w:rsidRPr="00BB4E48">
              <w:rPr>
                <w:rFonts w:hint="eastAsia"/>
              </w:rPr>
              <w:t>清华大学出版社</w:t>
            </w:r>
            <w:r w:rsidRPr="00BB4E48">
              <w:rPr>
                <w:rFonts w:hint="eastAsia"/>
              </w:rPr>
              <w:t>.2013</w:t>
            </w:r>
            <w:r w:rsidRPr="00BB4E48">
              <w:rPr>
                <w:rFonts w:hint="eastAsia"/>
              </w:rPr>
              <w:t>，（</w:t>
            </w:r>
            <w:r w:rsidRPr="00BB4E48">
              <w:rPr>
                <w:rFonts w:hint="eastAsia"/>
              </w:rPr>
              <w:t>6</w:t>
            </w:r>
            <w:r w:rsidRPr="00BB4E48">
              <w:rPr>
                <w:rFonts w:hint="eastAsia"/>
              </w:rPr>
              <w:t>）</w:t>
            </w:r>
          </w:p>
          <w:p w:rsidR="009A3D37" w:rsidRPr="00BB4E48" w:rsidRDefault="009A3D37" w:rsidP="005F3915">
            <w:pPr>
              <w:spacing w:line="360" w:lineRule="atLeast"/>
            </w:pPr>
            <w:r w:rsidRPr="00BB4E48">
              <w:t>[2] David Flanagan</w:t>
            </w:r>
            <w:r w:rsidRPr="00BB4E48">
              <w:t>，美</w:t>
            </w:r>
            <w:r w:rsidRPr="00BB4E48">
              <w:rPr>
                <w:rFonts w:hint="eastAsia"/>
              </w:rPr>
              <w:t>.</w:t>
            </w:r>
            <w:r w:rsidRPr="00BB4E48">
              <w:t xml:space="preserve"> JavaScript</w:t>
            </w:r>
            <w:r w:rsidRPr="00BB4E48">
              <w:t>权威指南</w:t>
            </w:r>
            <w:r w:rsidRPr="00BB4E48">
              <w:rPr>
                <w:rFonts w:hint="eastAsia"/>
              </w:rPr>
              <w:t>.</w:t>
            </w:r>
            <w:r w:rsidRPr="00BB4E48">
              <w:t xml:space="preserve"> </w:t>
            </w:r>
            <w:r w:rsidRPr="00BB4E48">
              <w:t>机械工业出版社</w:t>
            </w:r>
            <w:r w:rsidRPr="00BB4E48">
              <w:rPr>
                <w:rFonts w:hint="eastAsia"/>
              </w:rPr>
              <w:t>2</w:t>
            </w:r>
            <w:r w:rsidRPr="00BB4E48">
              <w:t>011,(6)</w:t>
            </w:r>
          </w:p>
          <w:p w:rsidR="009A3D37" w:rsidRPr="00BB4E48" w:rsidRDefault="009A3D37" w:rsidP="005F3915">
            <w:pPr>
              <w:spacing w:line="360" w:lineRule="atLeast"/>
            </w:pPr>
            <w:r w:rsidRPr="00BB4E48">
              <w:t>[3]</w:t>
            </w:r>
            <w:r w:rsidRPr="00BB4E48">
              <w:rPr>
                <w:rFonts w:hint="eastAsia"/>
              </w:rPr>
              <w:t>郭欣</w:t>
            </w:r>
            <w:r w:rsidRPr="00BB4E48">
              <w:rPr>
                <w:rFonts w:hint="eastAsia"/>
              </w:rPr>
              <w:t>.</w:t>
            </w:r>
            <w:r w:rsidRPr="00BB4E48">
              <w:rPr>
                <w:rFonts w:hint="eastAsia"/>
              </w:rPr>
              <w:t>构建高性能</w:t>
            </w:r>
            <w:r w:rsidRPr="00BB4E48">
              <w:rPr>
                <w:rFonts w:hint="eastAsia"/>
              </w:rPr>
              <w:t>Web</w:t>
            </w:r>
            <w:r w:rsidRPr="00BB4E48">
              <w:rPr>
                <w:rFonts w:hint="eastAsia"/>
              </w:rPr>
              <w:t>站点</w:t>
            </w:r>
            <w:r w:rsidRPr="00BB4E48">
              <w:rPr>
                <w:rFonts w:hint="eastAsia"/>
              </w:rPr>
              <w:t>.</w:t>
            </w:r>
            <w:r w:rsidRPr="00BB4E48">
              <w:t xml:space="preserve"> </w:t>
            </w:r>
            <w:r w:rsidRPr="00BB4E48">
              <w:t>电子工业出版社</w:t>
            </w:r>
            <w:r w:rsidRPr="00BB4E48">
              <w:rPr>
                <w:rFonts w:hint="eastAsia"/>
              </w:rPr>
              <w:t>.</w:t>
            </w:r>
            <w:r w:rsidRPr="00BB4E48">
              <w:t>2009</w:t>
            </w:r>
          </w:p>
          <w:p w:rsidR="009A3D37" w:rsidRPr="00BB4E48" w:rsidRDefault="009A3D37" w:rsidP="005F3915">
            <w:pPr>
              <w:spacing w:line="360" w:lineRule="atLeast"/>
            </w:pPr>
            <w:r w:rsidRPr="00BB4E48">
              <w:t>[4]</w:t>
            </w:r>
            <w:r w:rsidRPr="00BB4E48">
              <w:rPr>
                <w:rFonts w:hint="eastAsia"/>
              </w:rPr>
              <w:t xml:space="preserve"> </w:t>
            </w:r>
            <w:r w:rsidRPr="00BB4E48">
              <w:t>Brian Goetz</w:t>
            </w:r>
            <w:r w:rsidRPr="00BB4E48">
              <w:t>等</w:t>
            </w:r>
            <w:r w:rsidRPr="00BB4E48">
              <w:rPr>
                <w:rFonts w:hint="eastAsia"/>
              </w:rPr>
              <w:t>.Java</w:t>
            </w:r>
            <w:r w:rsidRPr="00BB4E48">
              <w:rPr>
                <w:rFonts w:hint="eastAsia"/>
              </w:rPr>
              <w:t>并发编程实战</w:t>
            </w:r>
            <w:r w:rsidRPr="00BB4E48">
              <w:rPr>
                <w:rFonts w:hint="eastAsia"/>
              </w:rPr>
              <w:t>.</w:t>
            </w:r>
            <w:r w:rsidRPr="00BB4E48">
              <w:t xml:space="preserve"> </w:t>
            </w:r>
            <w:r w:rsidRPr="00BB4E48">
              <w:t>机械工业出版社</w:t>
            </w:r>
            <w:r w:rsidRPr="00BB4E48">
              <w:rPr>
                <w:rFonts w:hint="eastAsia"/>
              </w:rPr>
              <w:t>.</w:t>
            </w:r>
            <w:r w:rsidRPr="00BB4E48">
              <w:t>2012</w:t>
            </w:r>
          </w:p>
          <w:p w:rsidR="009A3D37" w:rsidRDefault="009A3D37" w:rsidP="005F3915">
            <w:pPr>
              <w:spacing w:line="360" w:lineRule="atLeast"/>
            </w:pPr>
            <w:r w:rsidRPr="00BB4E48">
              <w:rPr>
                <w:rFonts w:hint="eastAsia"/>
              </w:rPr>
              <w:t>[5</w:t>
            </w:r>
            <w:r w:rsidRPr="00BB4E48">
              <w:t>]</w:t>
            </w:r>
            <w:r w:rsidRPr="00BB4E48">
              <w:rPr>
                <w:rFonts w:hint="eastAsia"/>
              </w:rPr>
              <w:t>李兴华、王月清</w:t>
            </w:r>
            <w:r w:rsidRPr="00BB4E48">
              <w:rPr>
                <w:rFonts w:hint="eastAsia"/>
              </w:rPr>
              <w:t>.</w:t>
            </w:r>
            <w:r w:rsidRPr="00BB4E48">
              <w:t>J</w:t>
            </w:r>
            <w:r w:rsidRPr="00BB4E48">
              <w:rPr>
                <w:rFonts w:hint="eastAsia"/>
              </w:rPr>
              <w:t>ava</w:t>
            </w:r>
            <w:r w:rsidRPr="00BB4E48">
              <w:t xml:space="preserve"> W</w:t>
            </w:r>
            <w:r w:rsidRPr="00BB4E48">
              <w:rPr>
                <w:rFonts w:hint="eastAsia"/>
              </w:rPr>
              <w:t>eb</w:t>
            </w:r>
            <w:r w:rsidRPr="00BB4E48">
              <w:rPr>
                <w:rFonts w:hint="eastAsia"/>
              </w:rPr>
              <w:t>开发实战经典</w:t>
            </w:r>
            <w:r w:rsidRPr="00BB4E48">
              <w:rPr>
                <w:rFonts w:hint="eastAsia"/>
              </w:rPr>
              <w:t xml:space="preserve">. </w:t>
            </w:r>
            <w:r w:rsidRPr="00BB4E48">
              <w:rPr>
                <w:rFonts w:hint="eastAsia"/>
              </w:rPr>
              <w:t>清华大学出版社</w:t>
            </w:r>
            <w:r w:rsidRPr="00BB4E48">
              <w:rPr>
                <w:rFonts w:hint="eastAsia"/>
              </w:rPr>
              <w:t>.2010</w:t>
            </w:r>
          </w:p>
          <w:p w:rsidR="009A3D37" w:rsidRDefault="009A3D37" w:rsidP="005F3915">
            <w:pPr>
              <w:spacing w:line="360" w:lineRule="atLeast"/>
            </w:pPr>
            <w:r>
              <w:rPr>
                <w:rFonts w:hint="eastAsia"/>
              </w:rPr>
              <w:t>[</w:t>
            </w:r>
            <w:r>
              <w:t>6]</w:t>
            </w:r>
            <w:r w:rsidRPr="002718AF">
              <w:t>JonathanChaffer</w:t>
            </w:r>
            <w:r w:rsidRPr="002718AF">
              <w:rPr>
                <w:rFonts w:hint="eastAsia"/>
              </w:rPr>
              <w:t>、</w:t>
            </w:r>
            <w:r w:rsidRPr="002718AF">
              <w:t>KarlSwedberg</w:t>
            </w:r>
            <w:r w:rsidRPr="002718AF">
              <w:rPr>
                <w:rFonts w:hint="eastAsia"/>
              </w:rPr>
              <w:t>.</w:t>
            </w:r>
            <w:r w:rsidRPr="002718AF">
              <w:t xml:space="preserve"> jQuery</w:t>
            </w:r>
            <w:r w:rsidRPr="002718AF">
              <w:t>基础教程</w:t>
            </w:r>
            <w:r w:rsidRPr="002718AF">
              <w:rPr>
                <w:rFonts w:hint="eastAsia"/>
              </w:rPr>
              <w:t>.</w:t>
            </w:r>
            <w:r w:rsidRPr="002718AF">
              <w:rPr>
                <w:rFonts w:hint="eastAsia"/>
              </w:rPr>
              <w:t>人民邮电出版社</w:t>
            </w:r>
            <w:r w:rsidRPr="002718AF">
              <w:rPr>
                <w:rFonts w:hint="eastAsia"/>
              </w:rPr>
              <w:t>.2008</w:t>
            </w:r>
          </w:p>
          <w:p w:rsidR="009A3D37" w:rsidRDefault="009A3D37" w:rsidP="005F3915">
            <w:pPr>
              <w:spacing w:line="360" w:lineRule="atLeast"/>
            </w:pPr>
            <w:r>
              <w:t xml:space="preserve">[7] </w:t>
            </w:r>
            <w:r w:rsidRPr="002718AF">
              <w:t>Trevor Burnham. JavaScript</w:t>
            </w:r>
            <w:r w:rsidRPr="002718AF">
              <w:t>异步编程</w:t>
            </w:r>
            <w:r w:rsidRPr="002718AF">
              <w:rPr>
                <w:rFonts w:hint="eastAsia"/>
              </w:rPr>
              <w:t>.</w:t>
            </w:r>
            <w:r w:rsidRPr="002718AF">
              <w:t xml:space="preserve"> </w:t>
            </w:r>
            <w:r w:rsidRPr="002718AF">
              <w:t>人民邮电出版社</w:t>
            </w:r>
            <w:r w:rsidRPr="002718AF">
              <w:rPr>
                <w:rFonts w:hint="eastAsia"/>
              </w:rPr>
              <w:t>.2013</w:t>
            </w:r>
          </w:p>
          <w:p w:rsidR="009A3D37" w:rsidRPr="00E522E7" w:rsidRDefault="009A3D37" w:rsidP="005F3915">
            <w:pPr>
              <w:spacing w:line="360" w:lineRule="atLeast"/>
            </w:pPr>
            <w:r>
              <w:t>[8]</w:t>
            </w:r>
            <w:r w:rsidRPr="002718AF">
              <w:t xml:space="preserve"> Craig Walls. Spring</w:t>
            </w:r>
            <w:r w:rsidRPr="002718AF">
              <w:t>实战</w:t>
            </w:r>
            <w:r w:rsidRPr="002718AF">
              <w:rPr>
                <w:rFonts w:hint="eastAsia"/>
              </w:rPr>
              <w:t>.</w:t>
            </w:r>
            <w:r w:rsidRPr="002718AF">
              <w:t xml:space="preserve"> Manning.</w:t>
            </w:r>
            <w:r w:rsidRPr="002718AF">
              <w:rPr>
                <w:rFonts w:hint="eastAsia"/>
              </w:rPr>
              <w:t>2011</w:t>
            </w:r>
          </w:p>
        </w:tc>
      </w:tr>
      <w:tr w:rsidR="009A3D37" w:rsidRPr="00982079" w:rsidTr="005F3915">
        <w:trPr>
          <w:trHeight w:val="1730"/>
        </w:trPr>
        <w:tc>
          <w:tcPr>
            <w:tcW w:w="9498" w:type="dxa"/>
            <w:gridSpan w:val="8"/>
            <w:tcBorders>
              <w:bottom w:val="single" w:sz="4" w:space="0" w:color="auto"/>
            </w:tcBorders>
          </w:tcPr>
          <w:p w:rsidR="009A3D37" w:rsidRPr="00982079" w:rsidRDefault="009A3D37" w:rsidP="005F3915">
            <w:pPr>
              <w:spacing w:line="360" w:lineRule="atLeast"/>
            </w:pPr>
            <w:r w:rsidRPr="00982079">
              <w:rPr>
                <w:rFonts w:hint="eastAsia"/>
              </w:rPr>
              <w:lastRenderedPageBreak/>
              <w:t>进度安排：</w:t>
            </w:r>
          </w:p>
          <w:p w:rsidR="009A3D37" w:rsidRDefault="009A3D37" w:rsidP="005F3915">
            <w:pPr>
              <w:spacing w:line="360" w:lineRule="atLeast"/>
            </w:pPr>
            <w:r>
              <w:rPr>
                <w:rFonts w:hint="eastAsia"/>
              </w:rPr>
              <w:t>第</w:t>
            </w:r>
            <w:r>
              <w:rPr>
                <w:rFonts w:hint="eastAsia"/>
              </w:rPr>
              <w:t>1~3</w:t>
            </w:r>
            <w:r>
              <w:rPr>
                <w:rFonts w:hint="eastAsia"/>
              </w:rPr>
              <w:t>周：需求分析，明确项目重点难点，完成《毕业设计任务书》及《开题报告》，搭建项目环境</w:t>
            </w:r>
          </w:p>
          <w:p w:rsidR="009A3D37" w:rsidRDefault="009A3D37" w:rsidP="005F3915">
            <w:pPr>
              <w:spacing w:line="360" w:lineRule="atLeast"/>
            </w:pPr>
            <w:r>
              <w:rPr>
                <w:rFonts w:hint="eastAsia"/>
              </w:rPr>
              <w:t>第</w:t>
            </w:r>
            <w:r>
              <w:rPr>
                <w:rFonts w:hint="eastAsia"/>
              </w:rPr>
              <w:t>4~5</w:t>
            </w:r>
            <w:r>
              <w:rPr>
                <w:rFonts w:hint="eastAsia"/>
              </w:rPr>
              <w:t>周：完成网页基础模块构建，连接数据库，优先实现管理员登录</w:t>
            </w:r>
          </w:p>
          <w:p w:rsidR="009A3D37" w:rsidRDefault="009A3D37" w:rsidP="005F3915">
            <w:pPr>
              <w:spacing w:line="360" w:lineRule="atLeast"/>
            </w:pPr>
            <w:r>
              <w:rPr>
                <w:rFonts w:hint="eastAsia"/>
              </w:rPr>
              <w:t>第</w:t>
            </w:r>
            <w:r>
              <w:rPr>
                <w:rFonts w:hint="eastAsia"/>
              </w:rPr>
              <w:t>5~8</w:t>
            </w:r>
            <w:r>
              <w:rPr>
                <w:rFonts w:hint="eastAsia"/>
              </w:rPr>
              <w:t>周：逐步实现各种基础功能，确保模块间连接稳定，记录相关问题</w:t>
            </w:r>
          </w:p>
          <w:p w:rsidR="009A3D37" w:rsidRDefault="009A3D37" w:rsidP="005F3915">
            <w:pPr>
              <w:spacing w:line="360" w:lineRule="atLeast"/>
            </w:pPr>
            <w:r>
              <w:rPr>
                <w:rFonts w:hint="eastAsia"/>
              </w:rPr>
              <w:t>第</w:t>
            </w:r>
            <w:r>
              <w:rPr>
                <w:rFonts w:hint="eastAsia"/>
              </w:rPr>
              <w:t>9~11</w:t>
            </w:r>
            <w:r>
              <w:rPr>
                <w:rFonts w:hint="eastAsia"/>
              </w:rPr>
              <w:t>周：改进完善基础功能，对所有功能进行技术测试并记录</w:t>
            </w:r>
          </w:p>
          <w:p w:rsidR="009A3D37" w:rsidRPr="00D7661D" w:rsidRDefault="009A3D37" w:rsidP="005F3915">
            <w:pPr>
              <w:spacing w:line="360" w:lineRule="atLeast"/>
            </w:pPr>
            <w:r>
              <w:rPr>
                <w:rFonts w:hint="eastAsia"/>
              </w:rPr>
              <w:t>第</w:t>
            </w:r>
            <w:r>
              <w:rPr>
                <w:rFonts w:hint="eastAsia"/>
              </w:rPr>
              <w:t>12</w:t>
            </w:r>
            <w:r>
              <w:rPr>
                <w:rFonts w:hint="eastAsia"/>
              </w:rPr>
              <w:t>周</w:t>
            </w:r>
            <w:r>
              <w:rPr>
                <w:rFonts w:hint="eastAsia"/>
              </w:rPr>
              <w:t>~</w:t>
            </w:r>
            <w:r>
              <w:rPr>
                <w:rFonts w:hint="eastAsia"/>
              </w:rPr>
              <w:t>：完成本科毕业论文，准备答辩</w:t>
            </w:r>
            <w:r>
              <w:rPr>
                <w:rFonts w:hint="eastAsia"/>
              </w:rPr>
              <w:t xml:space="preserve"> </w:t>
            </w:r>
          </w:p>
        </w:tc>
      </w:tr>
      <w:tr w:rsidR="009A3D37" w:rsidRPr="00982079" w:rsidTr="005F3915">
        <w:trPr>
          <w:trHeight w:val="459"/>
        </w:trPr>
        <w:tc>
          <w:tcPr>
            <w:tcW w:w="1800" w:type="dxa"/>
            <w:gridSpan w:val="2"/>
            <w:tcBorders>
              <w:top w:val="single" w:sz="4" w:space="0" w:color="auto"/>
              <w:bottom w:val="single" w:sz="8" w:space="0" w:color="auto"/>
              <w:right w:val="single" w:sz="4" w:space="0" w:color="auto"/>
            </w:tcBorders>
            <w:vAlign w:val="center"/>
          </w:tcPr>
          <w:p w:rsidR="009A3D37" w:rsidRPr="00982079" w:rsidRDefault="009A3D37" w:rsidP="005F3915">
            <w:pPr>
              <w:spacing w:line="360" w:lineRule="atLeast"/>
              <w:jc w:val="center"/>
            </w:pPr>
            <w:r w:rsidRPr="00982079">
              <w:rPr>
                <w:rFonts w:hint="eastAsia"/>
              </w:rPr>
              <w:t>指导教师签字</w:t>
            </w:r>
          </w:p>
        </w:tc>
        <w:tc>
          <w:tcPr>
            <w:tcW w:w="3240" w:type="dxa"/>
            <w:gridSpan w:val="2"/>
            <w:tcBorders>
              <w:top w:val="single" w:sz="4" w:space="0" w:color="auto"/>
              <w:left w:val="single" w:sz="4" w:space="0" w:color="auto"/>
              <w:bottom w:val="single" w:sz="8" w:space="0" w:color="auto"/>
              <w:right w:val="single" w:sz="4" w:space="0" w:color="auto"/>
            </w:tcBorders>
            <w:vAlign w:val="center"/>
          </w:tcPr>
          <w:p w:rsidR="009A3D37" w:rsidRPr="00982079" w:rsidRDefault="009A3D37" w:rsidP="005F3915">
            <w:pPr>
              <w:spacing w:line="360" w:lineRule="atLeast"/>
              <w:jc w:val="center"/>
            </w:pPr>
          </w:p>
        </w:tc>
        <w:tc>
          <w:tcPr>
            <w:tcW w:w="720" w:type="dxa"/>
            <w:tcBorders>
              <w:top w:val="single" w:sz="4" w:space="0" w:color="auto"/>
              <w:left w:val="single" w:sz="4" w:space="0" w:color="auto"/>
              <w:bottom w:val="single" w:sz="8" w:space="0" w:color="auto"/>
              <w:right w:val="single" w:sz="4" w:space="0" w:color="auto"/>
            </w:tcBorders>
            <w:vAlign w:val="center"/>
          </w:tcPr>
          <w:p w:rsidR="009A3D37" w:rsidRPr="00982079" w:rsidRDefault="009A3D37" w:rsidP="005F3915">
            <w:pPr>
              <w:spacing w:line="360" w:lineRule="atLeast"/>
              <w:jc w:val="center"/>
            </w:pPr>
            <w:r w:rsidRPr="00982079">
              <w:rPr>
                <w:rFonts w:hint="eastAsia"/>
              </w:rPr>
              <w:t>日期</w:t>
            </w:r>
          </w:p>
        </w:tc>
        <w:tc>
          <w:tcPr>
            <w:tcW w:w="3738" w:type="dxa"/>
            <w:gridSpan w:val="3"/>
            <w:tcBorders>
              <w:top w:val="single" w:sz="4" w:space="0" w:color="auto"/>
              <w:left w:val="single" w:sz="4" w:space="0" w:color="auto"/>
              <w:bottom w:val="single" w:sz="8" w:space="0" w:color="auto"/>
            </w:tcBorders>
            <w:vAlign w:val="center"/>
          </w:tcPr>
          <w:p w:rsidR="009A3D37" w:rsidRPr="00982079" w:rsidRDefault="009A3D37" w:rsidP="005F3915">
            <w:pPr>
              <w:spacing w:line="360" w:lineRule="atLeast"/>
              <w:jc w:val="center"/>
            </w:pPr>
            <w:r w:rsidRPr="00982079">
              <w:rPr>
                <w:rFonts w:hint="eastAsia"/>
              </w:rPr>
              <w:t>年</w:t>
            </w:r>
            <w:r w:rsidRPr="00982079">
              <w:rPr>
                <w:rFonts w:hint="eastAsia"/>
              </w:rPr>
              <w:t xml:space="preserve">   </w:t>
            </w:r>
            <w:r w:rsidRPr="00982079">
              <w:rPr>
                <w:rFonts w:hint="eastAsia"/>
              </w:rPr>
              <w:t>月</w:t>
            </w:r>
            <w:r w:rsidRPr="00982079">
              <w:rPr>
                <w:rFonts w:hint="eastAsia"/>
              </w:rPr>
              <w:t xml:space="preserve">   </w:t>
            </w:r>
            <w:r w:rsidRPr="00982079">
              <w:rPr>
                <w:rFonts w:hint="eastAsia"/>
              </w:rPr>
              <w:t>日</w:t>
            </w:r>
          </w:p>
        </w:tc>
      </w:tr>
    </w:tbl>
    <w:p w:rsidR="009A3D37" w:rsidRDefault="009A3D37" w:rsidP="009A3D37"/>
    <w:p w:rsidR="00C7780A" w:rsidRDefault="00C7780A">
      <w:pPr>
        <w:widowControl/>
        <w:jc w:val="left"/>
        <w:rPr>
          <w:rFonts w:ascii="黑体" w:eastAsia="黑体" w:hAnsi="黑体"/>
          <w:sz w:val="30"/>
          <w:szCs w:val="30"/>
        </w:rPr>
        <w:sectPr w:rsidR="00C7780A" w:rsidSect="00C7780A">
          <w:pgSz w:w="11906" w:h="16838" w:code="9"/>
          <w:pgMar w:top="1418" w:right="1418" w:bottom="1418" w:left="1418" w:header="851" w:footer="850" w:gutter="0"/>
          <w:pgNumType w:start="1"/>
          <w:cols w:space="425"/>
          <w:docGrid w:linePitch="312"/>
        </w:sectPr>
      </w:pPr>
    </w:p>
    <w:p w:rsidR="00830FF7" w:rsidRDefault="00830FF7" w:rsidP="00830FF7">
      <w:pPr>
        <w:spacing w:line="360" w:lineRule="auto"/>
        <w:jc w:val="center"/>
        <w:rPr>
          <w:b/>
          <w:bCs/>
          <w:sz w:val="32"/>
        </w:rPr>
      </w:pPr>
      <w:r>
        <w:rPr>
          <w:rFonts w:eastAsia="黑体" w:hint="eastAsia"/>
          <w:b/>
          <w:bCs/>
          <w:sz w:val="32"/>
        </w:rPr>
        <w:lastRenderedPageBreak/>
        <w:t>北京邮电</w:t>
      </w:r>
      <w:r>
        <w:rPr>
          <w:rFonts w:eastAsia="黑体"/>
          <w:b/>
          <w:bCs/>
          <w:sz w:val="32"/>
        </w:rPr>
        <w:t>大学</w:t>
      </w:r>
      <w:r w:rsidRPr="00BF7892">
        <w:rPr>
          <w:rFonts w:eastAsia="黑体" w:hint="eastAsia"/>
          <w:b/>
          <w:bCs/>
          <w:sz w:val="32"/>
        </w:rPr>
        <w:t>本科生毕业</w:t>
      </w:r>
      <w:r>
        <w:rPr>
          <w:rFonts w:eastAsia="黑体" w:hint="eastAsia"/>
          <w:b/>
          <w:bCs/>
          <w:sz w:val="32"/>
        </w:rPr>
        <w:t>设计</w:t>
      </w:r>
      <w:r>
        <w:rPr>
          <w:rFonts w:eastAsia="黑体"/>
          <w:b/>
          <w:bCs/>
          <w:sz w:val="32"/>
        </w:rPr>
        <w:t>（</w:t>
      </w:r>
      <w:r w:rsidRPr="00BF7892">
        <w:rPr>
          <w:rFonts w:eastAsia="黑体" w:hint="eastAsia"/>
          <w:b/>
          <w:bCs/>
          <w:sz w:val="32"/>
        </w:rPr>
        <w:t>论文</w:t>
      </w:r>
      <w:r>
        <w:rPr>
          <w:rFonts w:eastAsia="黑体" w:hint="eastAsia"/>
          <w:b/>
          <w:bCs/>
          <w:sz w:val="32"/>
        </w:rPr>
        <w:t>）成绩</w:t>
      </w:r>
      <w:r w:rsidRPr="00BF7892">
        <w:rPr>
          <w:rFonts w:eastAsia="黑体" w:hint="eastAsia"/>
          <w:b/>
          <w:bCs/>
          <w:sz w:val="32"/>
        </w:rPr>
        <w:t>评定表</w:t>
      </w:r>
    </w:p>
    <w:tbl>
      <w:tblPr>
        <w:tblW w:w="107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276"/>
        <w:gridCol w:w="987"/>
        <w:gridCol w:w="793"/>
        <w:gridCol w:w="42"/>
        <w:gridCol w:w="427"/>
        <w:gridCol w:w="1068"/>
        <w:gridCol w:w="933"/>
        <w:gridCol w:w="425"/>
        <w:gridCol w:w="43"/>
        <w:gridCol w:w="368"/>
        <w:gridCol w:w="156"/>
        <w:gridCol w:w="181"/>
        <w:gridCol w:w="237"/>
        <w:gridCol w:w="425"/>
        <w:gridCol w:w="46"/>
        <w:gridCol w:w="178"/>
        <w:gridCol w:w="201"/>
        <w:gridCol w:w="326"/>
        <w:gridCol w:w="640"/>
        <w:gridCol w:w="317"/>
        <w:gridCol w:w="709"/>
      </w:tblGrid>
      <w:tr w:rsidR="00830FF7" w:rsidTr="00D56733">
        <w:trPr>
          <w:cantSplit/>
          <w:trHeight w:val="737"/>
          <w:jc w:val="center"/>
        </w:trPr>
        <w:tc>
          <w:tcPr>
            <w:tcW w:w="993" w:type="dxa"/>
            <w:vAlign w:val="center"/>
          </w:tcPr>
          <w:p w:rsidR="00830FF7" w:rsidRDefault="00830FF7" w:rsidP="00E047E7">
            <w:pPr>
              <w:jc w:val="center"/>
              <w:rPr>
                <w:spacing w:val="60"/>
              </w:rPr>
            </w:pPr>
            <w:r>
              <w:rPr>
                <w:rFonts w:hint="eastAsia"/>
                <w:spacing w:val="60"/>
              </w:rPr>
              <w:t>学生</w:t>
            </w:r>
          </w:p>
          <w:p w:rsidR="00830FF7" w:rsidRPr="00DA154A" w:rsidRDefault="00830FF7" w:rsidP="00E047E7">
            <w:pPr>
              <w:jc w:val="center"/>
              <w:rPr>
                <w:spacing w:val="60"/>
              </w:rPr>
            </w:pPr>
            <w:r>
              <w:rPr>
                <w:spacing w:val="60"/>
              </w:rPr>
              <w:t>姓名</w:t>
            </w:r>
          </w:p>
        </w:tc>
        <w:tc>
          <w:tcPr>
            <w:tcW w:w="3525" w:type="dxa"/>
            <w:gridSpan w:val="5"/>
            <w:vAlign w:val="center"/>
          </w:tcPr>
          <w:p w:rsidR="00830FF7" w:rsidRPr="00A06B93" w:rsidRDefault="009A3D37" w:rsidP="00A06B93">
            <w:pPr>
              <w:jc w:val="center"/>
              <w:rPr>
                <w:rFonts w:hint="eastAsia"/>
              </w:rPr>
            </w:pPr>
            <w:r>
              <w:rPr>
                <w:rFonts w:hint="eastAsia"/>
              </w:rPr>
              <w:t>赵瑞</w:t>
            </w:r>
          </w:p>
        </w:tc>
        <w:tc>
          <w:tcPr>
            <w:tcW w:w="1068" w:type="dxa"/>
            <w:vAlign w:val="center"/>
          </w:tcPr>
          <w:p w:rsidR="00830FF7" w:rsidRPr="0079107D" w:rsidRDefault="0079107D" w:rsidP="00E047E7">
            <w:pPr>
              <w:jc w:val="center"/>
              <w:rPr>
                <w:spacing w:val="60"/>
              </w:rPr>
            </w:pPr>
            <w:r w:rsidRPr="0079107D">
              <w:rPr>
                <w:rFonts w:hint="eastAsia"/>
                <w:spacing w:val="60"/>
              </w:rPr>
              <w:t>所在</w:t>
            </w:r>
            <w:r w:rsidR="00C60A06" w:rsidRPr="0079107D">
              <w:rPr>
                <w:spacing w:val="60"/>
              </w:rPr>
              <w:t>学院</w:t>
            </w:r>
          </w:p>
        </w:tc>
        <w:tc>
          <w:tcPr>
            <w:tcW w:w="5185" w:type="dxa"/>
            <w:gridSpan w:val="15"/>
            <w:vAlign w:val="center"/>
          </w:tcPr>
          <w:p w:rsidR="00830FF7" w:rsidRPr="00A06B93" w:rsidRDefault="009A3D37" w:rsidP="00E047E7">
            <w:pPr>
              <w:jc w:val="center"/>
            </w:pPr>
            <w:r>
              <w:rPr>
                <w:rFonts w:hint="eastAsia"/>
              </w:rPr>
              <w:t>计算机学院</w:t>
            </w:r>
          </w:p>
        </w:tc>
      </w:tr>
      <w:tr w:rsidR="00830FF7" w:rsidTr="008F3FB9">
        <w:trPr>
          <w:cantSplit/>
          <w:trHeight w:val="396"/>
          <w:jc w:val="center"/>
        </w:trPr>
        <w:tc>
          <w:tcPr>
            <w:tcW w:w="993" w:type="dxa"/>
            <w:vAlign w:val="center"/>
          </w:tcPr>
          <w:p w:rsidR="00830FF7" w:rsidRPr="00DA154A" w:rsidRDefault="00830FF7" w:rsidP="00E047E7">
            <w:pPr>
              <w:jc w:val="center"/>
              <w:rPr>
                <w:spacing w:val="60"/>
              </w:rPr>
            </w:pPr>
            <w:r>
              <w:rPr>
                <w:rFonts w:hint="eastAsia"/>
                <w:spacing w:val="60"/>
              </w:rPr>
              <w:t>学号</w:t>
            </w:r>
          </w:p>
        </w:tc>
        <w:tc>
          <w:tcPr>
            <w:tcW w:w="2263" w:type="dxa"/>
            <w:gridSpan w:val="2"/>
            <w:vAlign w:val="center"/>
          </w:tcPr>
          <w:p w:rsidR="00830FF7" w:rsidRPr="009A3D37" w:rsidRDefault="009A3D37" w:rsidP="00E047E7">
            <w:pPr>
              <w:jc w:val="center"/>
              <w:rPr>
                <w:rFonts w:asciiTheme="minorEastAsia" w:hAnsiTheme="minorEastAsia"/>
              </w:rPr>
            </w:pPr>
            <w:r w:rsidRPr="009A3D37">
              <w:rPr>
                <w:rFonts w:asciiTheme="minorEastAsia" w:hAnsiTheme="minorEastAsia" w:hint="eastAsia"/>
              </w:rPr>
              <w:t>2016211425</w:t>
            </w:r>
          </w:p>
        </w:tc>
        <w:tc>
          <w:tcPr>
            <w:tcW w:w="835" w:type="dxa"/>
            <w:gridSpan w:val="2"/>
            <w:vAlign w:val="center"/>
          </w:tcPr>
          <w:p w:rsidR="00830FF7" w:rsidRPr="0079107D" w:rsidRDefault="00830FF7" w:rsidP="00E047E7">
            <w:pPr>
              <w:jc w:val="center"/>
              <w:rPr>
                <w:spacing w:val="60"/>
              </w:rPr>
            </w:pPr>
            <w:r w:rsidRPr="0079107D">
              <w:rPr>
                <w:rFonts w:hint="eastAsia"/>
                <w:spacing w:val="60"/>
              </w:rPr>
              <w:t>专业</w:t>
            </w:r>
          </w:p>
        </w:tc>
        <w:tc>
          <w:tcPr>
            <w:tcW w:w="2428" w:type="dxa"/>
            <w:gridSpan w:val="3"/>
            <w:vAlign w:val="center"/>
          </w:tcPr>
          <w:p w:rsidR="00830FF7" w:rsidRPr="009A3D37" w:rsidRDefault="009A3D37" w:rsidP="00E047E7">
            <w:pPr>
              <w:jc w:val="center"/>
            </w:pPr>
            <w:r w:rsidRPr="009A3D37">
              <w:rPr>
                <w:rFonts w:hint="eastAsia"/>
              </w:rPr>
              <w:t>网络工程</w:t>
            </w:r>
          </w:p>
        </w:tc>
        <w:tc>
          <w:tcPr>
            <w:tcW w:w="992" w:type="dxa"/>
            <w:gridSpan w:val="4"/>
            <w:vAlign w:val="center"/>
          </w:tcPr>
          <w:p w:rsidR="00830FF7" w:rsidRPr="0079107D" w:rsidRDefault="00830FF7" w:rsidP="00E047E7">
            <w:pPr>
              <w:jc w:val="center"/>
              <w:rPr>
                <w:spacing w:val="60"/>
              </w:rPr>
            </w:pPr>
            <w:r w:rsidRPr="0079107D">
              <w:rPr>
                <w:rFonts w:hint="eastAsia"/>
                <w:spacing w:val="60"/>
              </w:rPr>
              <w:t>班级</w:t>
            </w:r>
          </w:p>
        </w:tc>
        <w:tc>
          <w:tcPr>
            <w:tcW w:w="3260" w:type="dxa"/>
            <w:gridSpan w:val="10"/>
            <w:vAlign w:val="center"/>
          </w:tcPr>
          <w:p w:rsidR="00830FF7" w:rsidRPr="009A3D37" w:rsidRDefault="009A3D37" w:rsidP="00E047E7">
            <w:pPr>
              <w:jc w:val="center"/>
              <w:rPr>
                <w:rFonts w:asciiTheme="minorEastAsia" w:hAnsiTheme="minorEastAsia"/>
              </w:rPr>
            </w:pPr>
            <w:r w:rsidRPr="009A3D37">
              <w:rPr>
                <w:rFonts w:asciiTheme="minorEastAsia" w:hAnsiTheme="minorEastAsia" w:hint="eastAsia"/>
              </w:rPr>
              <w:t>2016211311</w:t>
            </w:r>
          </w:p>
        </w:tc>
      </w:tr>
      <w:tr w:rsidR="00830FF7" w:rsidTr="00D56733">
        <w:trPr>
          <w:cantSplit/>
          <w:trHeight w:val="396"/>
          <w:jc w:val="center"/>
        </w:trPr>
        <w:tc>
          <w:tcPr>
            <w:tcW w:w="993" w:type="dxa"/>
            <w:vMerge w:val="restart"/>
            <w:vAlign w:val="center"/>
          </w:tcPr>
          <w:p w:rsidR="00830FF7" w:rsidRPr="00DA154A" w:rsidRDefault="00830FF7" w:rsidP="00E047E7">
            <w:pPr>
              <w:jc w:val="center"/>
              <w:rPr>
                <w:spacing w:val="60"/>
              </w:rPr>
            </w:pPr>
            <w:r w:rsidRPr="00DA154A">
              <w:rPr>
                <w:rFonts w:hint="eastAsia"/>
                <w:spacing w:val="60"/>
              </w:rPr>
              <w:t>论文</w:t>
            </w:r>
          </w:p>
          <w:p w:rsidR="00830FF7" w:rsidRPr="00DA154A" w:rsidRDefault="00830FF7" w:rsidP="00E047E7">
            <w:pPr>
              <w:jc w:val="center"/>
              <w:rPr>
                <w:spacing w:val="60"/>
              </w:rPr>
            </w:pPr>
            <w:r w:rsidRPr="00DA154A">
              <w:rPr>
                <w:rFonts w:hint="eastAsia"/>
                <w:spacing w:val="60"/>
              </w:rPr>
              <w:t>题目</w:t>
            </w:r>
          </w:p>
        </w:tc>
        <w:tc>
          <w:tcPr>
            <w:tcW w:w="7585" w:type="dxa"/>
            <w:gridSpan w:val="16"/>
            <w:tcBorders>
              <w:right w:val="nil"/>
            </w:tcBorders>
            <w:vAlign w:val="center"/>
          </w:tcPr>
          <w:p w:rsidR="00830FF7" w:rsidRPr="00D56733" w:rsidRDefault="00830FF7" w:rsidP="00686846">
            <w:pPr>
              <w:rPr>
                <w:sz w:val="18"/>
                <w:szCs w:val="18"/>
              </w:rPr>
            </w:pPr>
            <w:r w:rsidRPr="00D56733">
              <w:rPr>
                <w:rFonts w:hint="eastAsia"/>
                <w:sz w:val="18"/>
                <w:szCs w:val="18"/>
              </w:rPr>
              <w:t>（中文</w:t>
            </w:r>
            <w:r w:rsidRPr="00D56733">
              <w:rPr>
                <w:sz w:val="18"/>
                <w:szCs w:val="18"/>
              </w:rPr>
              <w:t>）</w:t>
            </w:r>
            <w:r w:rsidR="009A3D37">
              <w:rPr>
                <w:rFonts w:hint="eastAsia"/>
                <w:sz w:val="18"/>
                <w:szCs w:val="18"/>
              </w:rPr>
              <w:t>学生作业批改系统</w:t>
            </w:r>
          </w:p>
        </w:tc>
        <w:tc>
          <w:tcPr>
            <w:tcW w:w="2193" w:type="dxa"/>
            <w:gridSpan w:val="5"/>
            <w:tcBorders>
              <w:left w:val="nil"/>
            </w:tcBorders>
            <w:vAlign w:val="center"/>
          </w:tcPr>
          <w:p w:rsidR="00830FF7" w:rsidRPr="00A67D8B" w:rsidRDefault="00830FF7" w:rsidP="00E047E7">
            <w:pPr>
              <w:jc w:val="center"/>
              <w:rPr>
                <w:spacing w:val="60"/>
                <w:sz w:val="18"/>
                <w:szCs w:val="18"/>
              </w:rPr>
            </w:pPr>
          </w:p>
        </w:tc>
      </w:tr>
      <w:tr w:rsidR="00830FF7" w:rsidTr="004C6E58">
        <w:trPr>
          <w:cantSplit/>
          <w:trHeight w:val="417"/>
          <w:jc w:val="center"/>
        </w:trPr>
        <w:tc>
          <w:tcPr>
            <w:tcW w:w="993" w:type="dxa"/>
            <w:vMerge/>
            <w:vAlign w:val="center"/>
          </w:tcPr>
          <w:p w:rsidR="00830FF7" w:rsidRPr="00DA154A" w:rsidRDefault="00830FF7" w:rsidP="00E047E7">
            <w:pPr>
              <w:jc w:val="center"/>
              <w:rPr>
                <w:spacing w:val="60"/>
              </w:rPr>
            </w:pPr>
          </w:p>
        </w:tc>
        <w:tc>
          <w:tcPr>
            <w:tcW w:w="7585" w:type="dxa"/>
            <w:gridSpan w:val="16"/>
            <w:tcBorders>
              <w:right w:val="nil"/>
            </w:tcBorders>
            <w:vAlign w:val="center"/>
          </w:tcPr>
          <w:p w:rsidR="00830FF7" w:rsidRPr="00D56733" w:rsidRDefault="00830FF7" w:rsidP="00E047E7">
            <w:pPr>
              <w:rPr>
                <w:sz w:val="18"/>
                <w:szCs w:val="18"/>
              </w:rPr>
            </w:pPr>
            <w:r w:rsidRPr="00D56733">
              <w:rPr>
                <w:rFonts w:hint="eastAsia"/>
                <w:sz w:val="18"/>
                <w:szCs w:val="18"/>
              </w:rPr>
              <w:t>（英文</w:t>
            </w:r>
            <w:r w:rsidRPr="00D56733">
              <w:rPr>
                <w:sz w:val="18"/>
                <w:szCs w:val="18"/>
              </w:rPr>
              <w:t>）</w:t>
            </w:r>
            <w:r w:rsidR="009A3D37">
              <w:rPr>
                <w:rFonts w:hint="eastAsia"/>
                <w:sz w:val="18"/>
                <w:szCs w:val="18"/>
              </w:rPr>
              <w:t>Student</w:t>
            </w:r>
            <w:r w:rsidR="009A3D37">
              <w:rPr>
                <w:sz w:val="18"/>
                <w:szCs w:val="18"/>
              </w:rPr>
              <w:t xml:space="preserve"> H</w:t>
            </w:r>
            <w:r w:rsidR="009A3D37">
              <w:rPr>
                <w:rFonts w:hint="eastAsia"/>
                <w:sz w:val="18"/>
                <w:szCs w:val="18"/>
              </w:rPr>
              <w:t>omework</w:t>
            </w:r>
            <w:r w:rsidR="009A3D37">
              <w:rPr>
                <w:sz w:val="18"/>
                <w:szCs w:val="18"/>
              </w:rPr>
              <w:t xml:space="preserve"> C</w:t>
            </w:r>
            <w:r w:rsidR="009A3D37">
              <w:rPr>
                <w:rFonts w:hint="eastAsia"/>
                <w:sz w:val="18"/>
                <w:szCs w:val="18"/>
              </w:rPr>
              <w:t>orrecting</w:t>
            </w:r>
            <w:r w:rsidR="009A3D37">
              <w:rPr>
                <w:sz w:val="18"/>
                <w:szCs w:val="18"/>
              </w:rPr>
              <w:t xml:space="preserve"> System</w:t>
            </w:r>
          </w:p>
        </w:tc>
        <w:tc>
          <w:tcPr>
            <w:tcW w:w="2193" w:type="dxa"/>
            <w:gridSpan w:val="5"/>
            <w:tcBorders>
              <w:left w:val="nil"/>
            </w:tcBorders>
            <w:vAlign w:val="center"/>
          </w:tcPr>
          <w:p w:rsidR="00830FF7" w:rsidRPr="00A67D8B" w:rsidRDefault="00830FF7" w:rsidP="00E047E7">
            <w:pPr>
              <w:jc w:val="center"/>
              <w:rPr>
                <w:spacing w:val="60"/>
                <w:sz w:val="18"/>
                <w:szCs w:val="18"/>
              </w:rPr>
            </w:pPr>
          </w:p>
        </w:tc>
      </w:tr>
      <w:tr w:rsidR="00830FF7" w:rsidTr="008F3FB9">
        <w:trPr>
          <w:cantSplit/>
          <w:trHeight w:val="600"/>
          <w:jc w:val="center"/>
        </w:trPr>
        <w:tc>
          <w:tcPr>
            <w:tcW w:w="993" w:type="dxa"/>
            <w:vAlign w:val="center"/>
          </w:tcPr>
          <w:p w:rsidR="00830FF7" w:rsidRPr="00DA154A" w:rsidRDefault="00830FF7" w:rsidP="00E047E7">
            <w:pPr>
              <w:jc w:val="center"/>
            </w:pPr>
            <w:r w:rsidRPr="00DA154A">
              <w:rPr>
                <w:rFonts w:hint="eastAsia"/>
              </w:rPr>
              <w:t>指导教师</w:t>
            </w:r>
            <w:r>
              <w:rPr>
                <w:rFonts w:hint="eastAsia"/>
              </w:rPr>
              <w:t xml:space="preserve"> </w:t>
            </w:r>
            <w:r w:rsidRPr="00DA154A">
              <w:rPr>
                <w:rFonts w:hint="eastAsia"/>
              </w:rPr>
              <w:t>姓</w:t>
            </w:r>
            <w:r>
              <w:rPr>
                <w:rFonts w:hint="eastAsia"/>
              </w:rPr>
              <w:t xml:space="preserve">   </w:t>
            </w:r>
            <w:r w:rsidRPr="00DA154A">
              <w:rPr>
                <w:rFonts w:hint="eastAsia"/>
              </w:rPr>
              <w:t>名</w:t>
            </w:r>
          </w:p>
        </w:tc>
        <w:tc>
          <w:tcPr>
            <w:tcW w:w="2263" w:type="dxa"/>
            <w:gridSpan w:val="2"/>
            <w:vAlign w:val="center"/>
          </w:tcPr>
          <w:p w:rsidR="00830FF7" w:rsidRPr="009A3D37" w:rsidRDefault="009A3D37" w:rsidP="00E047E7">
            <w:pPr>
              <w:jc w:val="center"/>
            </w:pPr>
            <w:r w:rsidRPr="009A3D37">
              <w:rPr>
                <w:rFonts w:hint="eastAsia"/>
              </w:rPr>
              <w:t>吴起凡</w:t>
            </w:r>
          </w:p>
        </w:tc>
        <w:tc>
          <w:tcPr>
            <w:tcW w:w="793" w:type="dxa"/>
            <w:vAlign w:val="center"/>
          </w:tcPr>
          <w:p w:rsidR="00830FF7" w:rsidRPr="00DA154A" w:rsidRDefault="00830FF7" w:rsidP="00E047E7">
            <w:pPr>
              <w:jc w:val="center"/>
              <w:rPr>
                <w:spacing w:val="20"/>
              </w:rPr>
            </w:pPr>
            <w:r w:rsidRPr="00DA154A">
              <w:rPr>
                <w:rFonts w:hint="eastAsia"/>
                <w:spacing w:val="20"/>
              </w:rPr>
              <w:t>指导教师职称</w:t>
            </w:r>
          </w:p>
        </w:tc>
        <w:tc>
          <w:tcPr>
            <w:tcW w:w="2470" w:type="dxa"/>
            <w:gridSpan w:val="4"/>
            <w:vAlign w:val="center"/>
          </w:tcPr>
          <w:p w:rsidR="00830FF7" w:rsidRPr="009A3D37" w:rsidRDefault="009A3D37" w:rsidP="00D56733">
            <w:pPr>
              <w:jc w:val="center"/>
            </w:pPr>
            <w:r w:rsidRPr="009A3D37">
              <w:rPr>
                <w:rFonts w:hint="eastAsia"/>
              </w:rPr>
              <w:t>高工</w:t>
            </w:r>
          </w:p>
        </w:tc>
        <w:tc>
          <w:tcPr>
            <w:tcW w:w="992" w:type="dxa"/>
            <w:gridSpan w:val="4"/>
            <w:vAlign w:val="center"/>
          </w:tcPr>
          <w:p w:rsidR="00830FF7" w:rsidRPr="00DA154A" w:rsidRDefault="00830FF7" w:rsidP="00E047E7">
            <w:pPr>
              <w:jc w:val="center"/>
              <w:rPr>
                <w:spacing w:val="20"/>
              </w:rPr>
            </w:pPr>
            <w:r w:rsidRPr="00DA154A">
              <w:rPr>
                <w:rFonts w:hint="eastAsia"/>
                <w:spacing w:val="20"/>
              </w:rPr>
              <w:t>指导教师单位</w:t>
            </w:r>
          </w:p>
        </w:tc>
        <w:tc>
          <w:tcPr>
            <w:tcW w:w="3260" w:type="dxa"/>
            <w:gridSpan w:val="10"/>
            <w:vAlign w:val="center"/>
          </w:tcPr>
          <w:p w:rsidR="00830FF7" w:rsidRPr="009A3D37" w:rsidRDefault="009A3D37" w:rsidP="00E047E7">
            <w:pPr>
              <w:jc w:val="center"/>
            </w:pPr>
            <w:r w:rsidRPr="009A3D37">
              <w:rPr>
                <w:rFonts w:hint="eastAsia"/>
              </w:rPr>
              <w:t>计算机学院</w:t>
            </w:r>
          </w:p>
        </w:tc>
      </w:tr>
      <w:tr w:rsidR="00830FF7" w:rsidTr="00D56733">
        <w:trPr>
          <w:cantSplit/>
          <w:trHeight w:val="615"/>
          <w:jc w:val="center"/>
        </w:trPr>
        <w:tc>
          <w:tcPr>
            <w:tcW w:w="993" w:type="dxa"/>
            <w:vAlign w:val="center"/>
          </w:tcPr>
          <w:p w:rsidR="00830FF7" w:rsidRPr="00F62BBE" w:rsidRDefault="00830FF7" w:rsidP="00E047E7">
            <w:pPr>
              <w:jc w:val="center"/>
              <w:rPr>
                <w:sz w:val="20"/>
              </w:rPr>
            </w:pPr>
            <w:r w:rsidRPr="002B0224">
              <w:t>中期检查小组评分</w:t>
            </w:r>
          </w:p>
        </w:tc>
        <w:tc>
          <w:tcPr>
            <w:tcW w:w="9778" w:type="dxa"/>
            <w:gridSpan w:val="21"/>
            <w:vAlign w:val="center"/>
          </w:tcPr>
          <w:p w:rsidR="00830FF7" w:rsidRPr="00D56733" w:rsidRDefault="00830FF7" w:rsidP="004B6F69">
            <w:r>
              <w:rPr>
                <w:spacing w:val="20"/>
              </w:rPr>
              <w:t>（</w:t>
            </w:r>
            <w:r>
              <w:rPr>
                <w:rFonts w:hint="eastAsia"/>
                <w:spacing w:val="20"/>
              </w:rPr>
              <w:t>满</w:t>
            </w:r>
            <w:r>
              <w:rPr>
                <w:spacing w:val="20"/>
              </w:rPr>
              <w:t>分</w:t>
            </w:r>
            <w:r>
              <w:rPr>
                <w:rFonts w:hint="eastAsia"/>
                <w:spacing w:val="20"/>
              </w:rPr>
              <w:t>1</w:t>
            </w:r>
            <w:r>
              <w:rPr>
                <w:spacing w:val="20"/>
              </w:rPr>
              <w:t>0</w:t>
            </w:r>
            <w:r>
              <w:rPr>
                <w:spacing w:val="20"/>
              </w:rPr>
              <w:t>分</w:t>
            </w:r>
            <w:r>
              <w:rPr>
                <w:rFonts w:hint="eastAsia"/>
                <w:spacing w:val="20"/>
              </w:rPr>
              <w:t>）</w:t>
            </w:r>
            <w:r>
              <w:rPr>
                <w:spacing w:val="20"/>
              </w:rPr>
              <w:t>：</w:t>
            </w:r>
            <w:r w:rsidR="004B6F69">
              <w:rPr>
                <w:rFonts w:hint="eastAsia"/>
                <w:spacing w:val="20"/>
              </w:rPr>
              <w:t>宋体，</w:t>
            </w:r>
            <w:r w:rsidR="004B6F69">
              <w:rPr>
                <w:spacing w:val="20"/>
              </w:rPr>
              <w:t>五号</w:t>
            </w:r>
            <w:r>
              <w:rPr>
                <w:rFonts w:hint="eastAsia"/>
                <w:spacing w:val="20"/>
              </w:rPr>
              <w:t xml:space="preserve"> </w:t>
            </w:r>
            <w:r>
              <w:rPr>
                <w:spacing w:val="20"/>
              </w:rPr>
              <w:t xml:space="preserve"> </w:t>
            </w:r>
            <w:r>
              <w:rPr>
                <w:spacing w:val="20"/>
              </w:rPr>
              <w:t>中期检查小组组长签字：</w:t>
            </w:r>
            <w:r w:rsidR="004B6F69">
              <w:rPr>
                <w:rFonts w:hint="eastAsia"/>
                <w:spacing w:val="20"/>
              </w:rPr>
              <w:t>宋体</w:t>
            </w:r>
            <w:r w:rsidR="004B6F69">
              <w:rPr>
                <w:spacing w:val="20"/>
              </w:rPr>
              <w:t>，五号</w:t>
            </w:r>
            <w:r>
              <w:rPr>
                <w:spacing w:val="20"/>
              </w:rPr>
              <w:t xml:space="preserve">  </w:t>
            </w:r>
            <w:r>
              <w:rPr>
                <w:rFonts w:hint="eastAsia"/>
                <w:spacing w:val="20"/>
              </w:rPr>
              <w:t xml:space="preserve"> </w:t>
            </w:r>
            <w:r>
              <w:rPr>
                <w:rFonts w:hint="eastAsia"/>
                <w:spacing w:val="20"/>
              </w:rPr>
              <w:t>检查</w:t>
            </w:r>
            <w:r>
              <w:rPr>
                <w:spacing w:val="20"/>
              </w:rPr>
              <w:t>日期：</w:t>
            </w:r>
          </w:p>
        </w:tc>
      </w:tr>
      <w:tr w:rsidR="00830FF7" w:rsidTr="00D56733">
        <w:trPr>
          <w:cantSplit/>
          <w:trHeight w:val="120"/>
          <w:jc w:val="center"/>
        </w:trPr>
        <w:tc>
          <w:tcPr>
            <w:tcW w:w="993" w:type="dxa"/>
            <w:vMerge w:val="restart"/>
            <w:textDirection w:val="tbRlV"/>
            <w:vAlign w:val="center"/>
          </w:tcPr>
          <w:p w:rsidR="00830FF7" w:rsidRPr="000D7B55" w:rsidRDefault="00830FF7" w:rsidP="00E047E7">
            <w:pPr>
              <w:ind w:left="113" w:right="113"/>
              <w:jc w:val="center"/>
              <w:rPr>
                <w:spacing w:val="20"/>
              </w:rPr>
            </w:pPr>
            <w:r w:rsidRPr="000D7B55">
              <w:rPr>
                <w:rFonts w:hint="eastAsia"/>
                <w:spacing w:val="20"/>
              </w:rPr>
              <w:t>指</w:t>
            </w:r>
            <w:r>
              <w:rPr>
                <w:rFonts w:hint="eastAsia"/>
                <w:spacing w:val="20"/>
              </w:rPr>
              <w:t xml:space="preserve"> </w:t>
            </w:r>
            <w:r w:rsidRPr="000D7B55">
              <w:rPr>
                <w:rFonts w:hint="eastAsia"/>
                <w:spacing w:val="20"/>
              </w:rPr>
              <w:t>导</w:t>
            </w:r>
            <w:r>
              <w:rPr>
                <w:rFonts w:hint="eastAsia"/>
                <w:spacing w:val="20"/>
              </w:rPr>
              <w:t xml:space="preserve"> </w:t>
            </w:r>
            <w:r w:rsidRPr="000D7B55">
              <w:rPr>
                <w:rFonts w:hint="eastAsia"/>
                <w:spacing w:val="20"/>
              </w:rPr>
              <w:t>教</w:t>
            </w:r>
            <w:r>
              <w:rPr>
                <w:rFonts w:hint="eastAsia"/>
                <w:spacing w:val="20"/>
              </w:rPr>
              <w:t xml:space="preserve"> </w:t>
            </w:r>
            <w:r w:rsidRPr="000D7B55">
              <w:rPr>
                <w:rFonts w:hint="eastAsia"/>
                <w:spacing w:val="20"/>
              </w:rPr>
              <w:t>师</w:t>
            </w:r>
            <w:r>
              <w:rPr>
                <w:rFonts w:hint="eastAsia"/>
                <w:spacing w:val="20"/>
              </w:rPr>
              <w:t xml:space="preserve"> </w:t>
            </w:r>
            <w:r w:rsidRPr="000D7B55">
              <w:rPr>
                <w:rFonts w:hint="eastAsia"/>
                <w:spacing w:val="20"/>
              </w:rPr>
              <w:t>评</w:t>
            </w:r>
            <w:r>
              <w:rPr>
                <w:rFonts w:hint="eastAsia"/>
                <w:spacing w:val="20"/>
              </w:rPr>
              <w:t xml:space="preserve"> </w:t>
            </w:r>
            <w:r>
              <w:rPr>
                <w:spacing w:val="20"/>
              </w:rPr>
              <w:t>分</w:t>
            </w:r>
          </w:p>
        </w:tc>
        <w:tc>
          <w:tcPr>
            <w:tcW w:w="1276" w:type="dxa"/>
            <w:vMerge w:val="restart"/>
            <w:vAlign w:val="center"/>
          </w:tcPr>
          <w:p w:rsidR="00830FF7" w:rsidRPr="002B0224" w:rsidRDefault="00830FF7" w:rsidP="00E047E7">
            <w:pPr>
              <w:jc w:val="center"/>
              <w:rPr>
                <w:rFonts w:ascii="宋体" w:hAnsi="宋体"/>
                <w:spacing w:val="20"/>
                <w:sz w:val="18"/>
                <w:szCs w:val="18"/>
              </w:rPr>
            </w:pPr>
            <w:r w:rsidRPr="002B0224">
              <w:rPr>
                <w:rFonts w:ascii="宋体" w:hAnsi="宋体"/>
                <w:sz w:val="18"/>
                <w:szCs w:val="18"/>
              </w:rPr>
              <w:t>评价内容</w:t>
            </w:r>
          </w:p>
        </w:tc>
        <w:tc>
          <w:tcPr>
            <w:tcW w:w="4250" w:type="dxa"/>
            <w:gridSpan w:val="6"/>
            <w:vMerge w:val="restart"/>
            <w:vAlign w:val="center"/>
          </w:tcPr>
          <w:p w:rsidR="00830FF7" w:rsidRPr="002B0224" w:rsidRDefault="00830FF7" w:rsidP="00E047E7">
            <w:pPr>
              <w:jc w:val="center"/>
              <w:rPr>
                <w:rFonts w:ascii="宋体" w:hAnsi="宋体"/>
                <w:spacing w:val="20"/>
                <w:sz w:val="18"/>
                <w:szCs w:val="18"/>
              </w:rPr>
            </w:pPr>
            <w:r w:rsidRPr="002B0224">
              <w:rPr>
                <w:rFonts w:ascii="宋体" w:hAnsi="宋体"/>
                <w:spacing w:val="20"/>
                <w:sz w:val="18"/>
                <w:szCs w:val="18"/>
              </w:rPr>
              <w:t>具体要求</w:t>
            </w:r>
          </w:p>
        </w:tc>
        <w:tc>
          <w:tcPr>
            <w:tcW w:w="2260" w:type="dxa"/>
            <w:gridSpan w:val="10"/>
            <w:vMerge w:val="restart"/>
            <w:vAlign w:val="center"/>
          </w:tcPr>
          <w:p w:rsidR="00830FF7" w:rsidRPr="002B0224" w:rsidRDefault="00830FF7" w:rsidP="00E047E7">
            <w:pPr>
              <w:jc w:val="center"/>
              <w:rPr>
                <w:rFonts w:ascii="宋体" w:hAnsi="宋体"/>
                <w:spacing w:val="20"/>
                <w:sz w:val="18"/>
                <w:szCs w:val="18"/>
              </w:rPr>
            </w:pPr>
            <w:r w:rsidRPr="002B0224">
              <w:rPr>
                <w:rFonts w:ascii="宋体" w:hAnsi="宋体"/>
                <w:spacing w:val="20"/>
                <w:sz w:val="18"/>
                <w:szCs w:val="18"/>
              </w:rPr>
              <w:t>分值</w:t>
            </w:r>
          </w:p>
        </w:tc>
        <w:tc>
          <w:tcPr>
            <w:tcW w:w="1992" w:type="dxa"/>
            <w:gridSpan w:val="4"/>
            <w:vAlign w:val="center"/>
          </w:tcPr>
          <w:p w:rsidR="00830FF7" w:rsidRPr="002B0224" w:rsidRDefault="00830FF7" w:rsidP="00E047E7">
            <w:pPr>
              <w:tabs>
                <w:tab w:val="left" w:pos="7356"/>
              </w:tabs>
              <w:ind w:right="40"/>
              <w:jc w:val="center"/>
              <w:rPr>
                <w:rFonts w:ascii="宋体" w:hAnsi="宋体"/>
                <w:spacing w:val="20"/>
                <w:sz w:val="18"/>
                <w:szCs w:val="18"/>
              </w:rPr>
            </w:pPr>
            <w:r w:rsidRPr="002B0224">
              <w:rPr>
                <w:rFonts w:ascii="宋体" w:hAnsi="宋体"/>
                <w:spacing w:val="20"/>
                <w:sz w:val="18"/>
                <w:szCs w:val="18"/>
              </w:rPr>
              <w:t>评分</w:t>
            </w:r>
          </w:p>
        </w:tc>
      </w:tr>
      <w:tr w:rsidR="00830FF7" w:rsidTr="00D56733">
        <w:trPr>
          <w:cantSplit/>
          <w:trHeight w:val="120"/>
          <w:jc w:val="center"/>
        </w:trPr>
        <w:tc>
          <w:tcPr>
            <w:tcW w:w="993" w:type="dxa"/>
            <w:vMerge/>
            <w:textDirection w:val="tbRlV"/>
            <w:vAlign w:val="center"/>
          </w:tcPr>
          <w:p w:rsidR="00830FF7" w:rsidRPr="000D7B55" w:rsidRDefault="00830FF7" w:rsidP="00E047E7">
            <w:pPr>
              <w:ind w:left="113" w:right="113"/>
              <w:jc w:val="center"/>
              <w:rPr>
                <w:spacing w:val="20"/>
              </w:rPr>
            </w:pPr>
          </w:p>
        </w:tc>
        <w:tc>
          <w:tcPr>
            <w:tcW w:w="1276" w:type="dxa"/>
            <w:vMerge/>
            <w:vAlign w:val="center"/>
          </w:tcPr>
          <w:p w:rsidR="00830FF7" w:rsidRPr="002B0224" w:rsidRDefault="00830FF7" w:rsidP="00E047E7">
            <w:pPr>
              <w:jc w:val="center"/>
              <w:rPr>
                <w:rFonts w:ascii="宋体" w:hAnsi="宋体"/>
                <w:sz w:val="18"/>
                <w:szCs w:val="18"/>
              </w:rPr>
            </w:pPr>
          </w:p>
        </w:tc>
        <w:tc>
          <w:tcPr>
            <w:tcW w:w="4250" w:type="dxa"/>
            <w:gridSpan w:val="6"/>
            <w:vMerge/>
            <w:vAlign w:val="center"/>
          </w:tcPr>
          <w:p w:rsidR="00830FF7" w:rsidRPr="002B0224" w:rsidRDefault="00830FF7" w:rsidP="00E047E7">
            <w:pPr>
              <w:jc w:val="center"/>
              <w:rPr>
                <w:rFonts w:ascii="宋体" w:hAnsi="宋体"/>
                <w:spacing w:val="20"/>
                <w:sz w:val="18"/>
                <w:szCs w:val="18"/>
              </w:rPr>
            </w:pPr>
          </w:p>
        </w:tc>
        <w:tc>
          <w:tcPr>
            <w:tcW w:w="2260" w:type="dxa"/>
            <w:gridSpan w:val="10"/>
            <w:vMerge/>
            <w:vAlign w:val="center"/>
          </w:tcPr>
          <w:p w:rsidR="00830FF7" w:rsidRPr="002B0224" w:rsidRDefault="00830FF7" w:rsidP="00E047E7">
            <w:pPr>
              <w:jc w:val="center"/>
              <w:rPr>
                <w:rFonts w:ascii="宋体" w:hAnsi="宋体"/>
                <w:spacing w:val="20"/>
                <w:sz w:val="18"/>
                <w:szCs w:val="18"/>
              </w:rPr>
            </w:pPr>
          </w:p>
        </w:tc>
        <w:tc>
          <w:tcPr>
            <w:tcW w:w="1283" w:type="dxa"/>
            <w:gridSpan w:val="3"/>
            <w:vAlign w:val="center"/>
          </w:tcPr>
          <w:p w:rsidR="00830FF7" w:rsidRPr="002B0224" w:rsidRDefault="00830FF7" w:rsidP="00E047E7">
            <w:pPr>
              <w:tabs>
                <w:tab w:val="left" w:pos="7356"/>
              </w:tabs>
              <w:ind w:right="40"/>
              <w:jc w:val="center"/>
              <w:rPr>
                <w:rFonts w:ascii="宋体" w:hAnsi="宋体"/>
                <w:spacing w:val="20"/>
                <w:sz w:val="18"/>
                <w:szCs w:val="18"/>
              </w:rPr>
            </w:pPr>
            <w:r w:rsidRPr="002B0224">
              <w:rPr>
                <w:rFonts w:ascii="宋体" w:hAnsi="宋体" w:hint="eastAsia"/>
                <w:spacing w:val="20"/>
                <w:sz w:val="18"/>
                <w:szCs w:val="18"/>
              </w:rPr>
              <w:t>指导</w:t>
            </w:r>
            <w:r w:rsidRPr="002B0224">
              <w:rPr>
                <w:rFonts w:ascii="宋体" w:hAnsi="宋体"/>
                <w:spacing w:val="20"/>
                <w:sz w:val="18"/>
                <w:szCs w:val="18"/>
              </w:rPr>
              <w:t>教师</w:t>
            </w:r>
          </w:p>
        </w:tc>
        <w:tc>
          <w:tcPr>
            <w:tcW w:w="709" w:type="dxa"/>
            <w:vAlign w:val="center"/>
          </w:tcPr>
          <w:p w:rsidR="00830FF7" w:rsidRPr="002B0224" w:rsidRDefault="00830FF7" w:rsidP="00E047E7">
            <w:pPr>
              <w:tabs>
                <w:tab w:val="left" w:pos="7356"/>
              </w:tabs>
              <w:ind w:right="40"/>
              <w:jc w:val="center"/>
              <w:rPr>
                <w:rFonts w:ascii="宋体" w:hAnsi="宋体"/>
                <w:spacing w:val="20"/>
                <w:sz w:val="18"/>
                <w:szCs w:val="18"/>
              </w:rPr>
            </w:pPr>
            <w:r w:rsidRPr="002B0224">
              <w:rPr>
                <w:rFonts w:ascii="宋体" w:hAnsi="宋体" w:hint="eastAsia"/>
                <w:spacing w:val="20"/>
                <w:sz w:val="18"/>
                <w:szCs w:val="18"/>
              </w:rPr>
              <w:t>复议</w:t>
            </w:r>
          </w:p>
        </w:tc>
      </w:tr>
      <w:tr w:rsidR="00830FF7" w:rsidTr="00D56733">
        <w:trPr>
          <w:cantSplit/>
          <w:trHeight w:val="57"/>
          <w:jc w:val="center"/>
        </w:trPr>
        <w:tc>
          <w:tcPr>
            <w:tcW w:w="993" w:type="dxa"/>
            <w:vMerge/>
            <w:textDirection w:val="tbRlV"/>
            <w:vAlign w:val="center"/>
          </w:tcPr>
          <w:p w:rsidR="00830FF7" w:rsidRPr="000D7B55" w:rsidRDefault="00830FF7" w:rsidP="00E047E7">
            <w:pPr>
              <w:ind w:left="113" w:right="113"/>
              <w:jc w:val="center"/>
              <w:rPr>
                <w:spacing w:val="20"/>
              </w:rPr>
            </w:pPr>
          </w:p>
        </w:tc>
        <w:tc>
          <w:tcPr>
            <w:tcW w:w="1276"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调研论证</w:t>
            </w:r>
          </w:p>
        </w:tc>
        <w:tc>
          <w:tcPr>
            <w:tcW w:w="4250" w:type="dxa"/>
            <w:gridSpan w:val="6"/>
            <w:vAlign w:val="center"/>
          </w:tcPr>
          <w:p w:rsidR="00830FF7" w:rsidRPr="002B0224" w:rsidRDefault="00830FF7" w:rsidP="00E047E7">
            <w:pPr>
              <w:rPr>
                <w:rFonts w:ascii="宋体" w:hAnsi="宋体"/>
                <w:sz w:val="18"/>
                <w:szCs w:val="18"/>
              </w:rPr>
            </w:pPr>
            <w:r w:rsidRPr="002B0224">
              <w:rPr>
                <w:rFonts w:ascii="宋体" w:hAnsi="宋体" w:hint="eastAsia"/>
                <w:sz w:val="18"/>
                <w:szCs w:val="18"/>
              </w:rPr>
              <w:t>能独立查阅文献和从事相关调研；能正确翻译外文资料；有收集、加工各种信息及获取新知识的能力和自学能力。</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5</w:t>
            </w:r>
          </w:p>
        </w:tc>
        <w:tc>
          <w:tcPr>
            <w:tcW w:w="411" w:type="dxa"/>
            <w:gridSpan w:val="2"/>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4</w:t>
            </w:r>
          </w:p>
        </w:tc>
        <w:tc>
          <w:tcPr>
            <w:tcW w:w="574" w:type="dxa"/>
            <w:gridSpan w:val="3"/>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3.5</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w:t>
            </w:r>
          </w:p>
        </w:tc>
        <w:tc>
          <w:tcPr>
            <w:tcW w:w="425" w:type="dxa"/>
            <w:gridSpan w:val="3"/>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2</w:t>
            </w:r>
          </w:p>
        </w:tc>
        <w:tc>
          <w:tcPr>
            <w:tcW w:w="1283" w:type="dxa"/>
            <w:gridSpan w:val="3"/>
            <w:vAlign w:val="center"/>
          </w:tcPr>
          <w:p w:rsidR="00830FF7" w:rsidRPr="002B0224" w:rsidRDefault="00830FF7" w:rsidP="00E047E7">
            <w:pPr>
              <w:spacing w:line="400" w:lineRule="exact"/>
              <w:jc w:val="center"/>
              <w:rPr>
                <w:rFonts w:ascii="宋体" w:hAnsi="宋体"/>
                <w:sz w:val="18"/>
                <w:szCs w:val="18"/>
              </w:rPr>
            </w:pPr>
          </w:p>
        </w:tc>
        <w:tc>
          <w:tcPr>
            <w:tcW w:w="709" w:type="dxa"/>
            <w:vAlign w:val="center"/>
          </w:tcPr>
          <w:p w:rsidR="00830FF7" w:rsidRPr="002B0224" w:rsidRDefault="00830FF7" w:rsidP="00E047E7">
            <w:pPr>
              <w:spacing w:line="400" w:lineRule="exact"/>
              <w:jc w:val="center"/>
              <w:rPr>
                <w:rFonts w:ascii="宋体" w:hAnsi="宋体"/>
                <w:sz w:val="18"/>
                <w:szCs w:val="18"/>
              </w:rPr>
            </w:pPr>
          </w:p>
        </w:tc>
      </w:tr>
      <w:tr w:rsidR="00830FF7" w:rsidTr="00D56733">
        <w:trPr>
          <w:cantSplit/>
          <w:trHeight w:val="20"/>
          <w:jc w:val="center"/>
        </w:trPr>
        <w:tc>
          <w:tcPr>
            <w:tcW w:w="993" w:type="dxa"/>
            <w:vMerge/>
            <w:textDirection w:val="tbRlV"/>
            <w:vAlign w:val="center"/>
          </w:tcPr>
          <w:p w:rsidR="00830FF7" w:rsidRPr="000D7B55" w:rsidRDefault="00830FF7" w:rsidP="00E047E7">
            <w:pPr>
              <w:ind w:left="113" w:right="113"/>
              <w:jc w:val="center"/>
              <w:rPr>
                <w:spacing w:val="20"/>
              </w:rPr>
            </w:pPr>
          </w:p>
        </w:tc>
        <w:tc>
          <w:tcPr>
            <w:tcW w:w="1276"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方案设计</w:t>
            </w:r>
          </w:p>
        </w:tc>
        <w:tc>
          <w:tcPr>
            <w:tcW w:w="4250" w:type="dxa"/>
            <w:gridSpan w:val="6"/>
            <w:vAlign w:val="center"/>
          </w:tcPr>
          <w:p w:rsidR="00830FF7" w:rsidRPr="002B0224" w:rsidRDefault="00830FF7" w:rsidP="00E047E7">
            <w:pPr>
              <w:rPr>
                <w:rFonts w:ascii="宋体" w:hAnsi="宋体"/>
                <w:sz w:val="18"/>
                <w:szCs w:val="18"/>
              </w:rPr>
            </w:pPr>
            <w:r w:rsidRPr="002B0224">
              <w:rPr>
                <w:rFonts w:ascii="宋体" w:hAnsi="宋体" w:hint="eastAsia"/>
                <w:sz w:val="18"/>
                <w:szCs w:val="18"/>
              </w:rPr>
              <w:t>能独立提出符合选题的可行性研究方案、实验方案、设计方案，独立进行实验（如安装、调试、操作）和研究方案论证。</w:t>
            </w:r>
            <w:r w:rsidRPr="00CE3AA6">
              <w:rPr>
                <w:rFonts w:ascii="宋体" w:hAnsi="宋体" w:cs="宋体" w:hint="eastAsia"/>
                <w:bCs/>
                <w:kern w:val="0"/>
                <w:sz w:val="18"/>
                <w:szCs w:val="18"/>
              </w:rPr>
              <w:t>能够在设计环节中，考虑社会、健康、安全、法律、文化以及环境等因素；</w:t>
            </w:r>
            <w:r w:rsidRPr="00CE3AA6">
              <w:rPr>
                <w:rFonts w:ascii="宋体" w:hAnsi="宋体" w:hint="eastAsia"/>
                <w:sz w:val="18"/>
                <w:szCs w:val="18"/>
              </w:rPr>
              <w:t>理解和评价工程实践对环境、社会可持续发展的影响。</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5</w:t>
            </w:r>
          </w:p>
        </w:tc>
        <w:tc>
          <w:tcPr>
            <w:tcW w:w="411" w:type="dxa"/>
            <w:gridSpan w:val="2"/>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4</w:t>
            </w:r>
          </w:p>
        </w:tc>
        <w:tc>
          <w:tcPr>
            <w:tcW w:w="574" w:type="dxa"/>
            <w:gridSpan w:val="3"/>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3.5</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w:t>
            </w:r>
          </w:p>
        </w:tc>
        <w:tc>
          <w:tcPr>
            <w:tcW w:w="425" w:type="dxa"/>
            <w:gridSpan w:val="3"/>
            <w:vAlign w:val="center"/>
          </w:tcPr>
          <w:p w:rsidR="00830FF7" w:rsidRPr="002B0224" w:rsidRDefault="00830FF7" w:rsidP="00E047E7">
            <w:pPr>
              <w:spacing w:line="0" w:lineRule="atLeast"/>
              <w:jc w:val="center"/>
              <w:rPr>
                <w:rFonts w:ascii="宋体" w:hAnsi="宋体"/>
                <w:b/>
                <w:sz w:val="18"/>
                <w:szCs w:val="18"/>
              </w:rPr>
            </w:pPr>
            <w:r w:rsidRPr="002B0224">
              <w:rPr>
                <w:rFonts w:ascii="宋体" w:hAnsi="宋体" w:hint="eastAsia"/>
                <w:sz w:val="18"/>
                <w:szCs w:val="18"/>
              </w:rPr>
              <w:t>2</w:t>
            </w:r>
          </w:p>
        </w:tc>
        <w:tc>
          <w:tcPr>
            <w:tcW w:w="1283" w:type="dxa"/>
            <w:gridSpan w:val="3"/>
            <w:vAlign w:val="center"/>
          </w:tcPr>
          <w:p w:rsidR="00830FF7" w:rsidRPr="002B0224" w:rsidRDefault="00830FF7" w:rsidP="00E047E7">
            <w:pPr>
              <w:spacing w:line="400" w:lineRule="exact"/>
              <w:jc w:val="center"/>
              <w:rPr>
                <w:rFonts w:ascii="宋体" w:hAnsi="宋体"/>
                <w:b/>
                <w:sz w:val="18"/>
                <w:szCs w:val="18"/>
              </w:rPr>
            </w:pPr>
          </w:p>
        </w:tc>
        <w:tc>
          <w:tcPr>
            <w:tcW w:w="709" w:type="dxa"/>
            <w:vAlign w:val="center"/>
          </w:tcPr>
          <w:p w:rsidR="00830FF7" w:rsidRPr="002B0224" w:rsidRDefault="00830FF7" w:rsidP="00E047E7">
            <w:pPr>
              <w:spacing w:line="400" w:lineRule="exact"/>
              <w:jc w:val="center"/>
              <w:rPr>
                <w:rFonts w:ascii="宋体" w:hAnsi="宋体"/>
                <w:b/>
                <w:sz w:val="18"/>
                <w:szCs w:val="18"/>
              </w:rPr>
            </w:pPr>
          </w:p>
        </w:tc>
      </w:tr>
      <w:tr w:rsidR="00830FF7" w:rsidTr="00D56733">
        <w:trPr>
          <w:cantSplit/>
          <w:trHeight w:val="20"/>
          <w:jc w:val="center"/>
        </w:trPr>
        <w:tc>
          <w:tcPr>
            <w:tcW w:w="993" w:type="dxa"/>
            <w:vMerge/>
            <w:textDirection w:val="tbRlV"/>
            <w:vAlign w:val="center"/>
          </w:tcPr>
          <w:p w:rsidR="00830FF7" w:rsidRPr="000D7B55" w:rsidRDefault="00830FF7" w:rsidP="00E047E7">
            <w:pPr>
              <w:ind w:left="113" w:right="113"/>
              <w:jc w:val="center"/>
              <w:rPr>
                <w:spacing w:val="20"/>
              </w:rPr>
            </w:pPr>
          </w:p>
        </w:tc>
        <w:tc>
          <w:tcPr>
            <w:tcW w:w="1276"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能力水平</w:t>
            </w:r>
          </w:p>
        </w:tc>
        <w:tc>
          <w:tcPr>
            <w:tcW w:w="4250" w:type="dxa"/>
            <w:gridSpan w:val="6"/>
            <w:vAlign w:val="center"/>
          </w:tcPr>
          <w:p w:rsidR="00830FF7" w:rsidRPr="002B0224" w:rsidRDefault="00830FF7" w:rsidP="00E047E7">
            <w:pPr>
              <w:rPr>
                <w:rFonts w:ascii="宋体" w:hAnsi="宋体"/>
                <w:sz w:val="18"/>
                <w:szCs w:val="18"/>
              </w:rPr>
            </w:pPr>
            <w:r w:rsidRPr="002B0224">
              <w:rPr>
                <w:rFonts w:ascii="宋体" w:hAnsi="宋体" w:hint="eastAsia"/>
                <w:sz w:val="18"/>
                <w:szCs w:val="18"/>
              </w:rPr>
              <w:t>能综合运用所学知识和技能去分析与解决毕业设计（论文）过程中遇到的实际问题；能正确处理实验数据；能对课题进行理论分析，得出有价值的结论。</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5</w:t>
            </w:r>
          </w:p>
        </w:tc>
        <w:tc>
          <w:tcPr>
            <w:tcW w:w="411" w:type="dxa"/>
            <w:gridSpan w:val="2"/>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4</w:t>
            </w:r>
          </w:p>
        </w:tc>
        <w:tc>
          <w:tcPr>
            <w:tcW w:w="574" w:type="dxa"/>
            <w:gridSpan w:val="3"/>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3.5</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w:t>
            </w:r>
          </w:p>
        </w:tc>
        <w:tc>
          <w:tcPr>
            <w:tcW w:w="425" w:type="dxa"/>
            <w:gridSpan w:val="3"/>
            <w:vAlign w:val="center"/>
          </w:tcPr>
          <w:p w:rsidR="00830FF7" w:rsidRPr="002B0224" w:rsidRDefault="00830FF7" w:rsidP="00E047E7">
            <w:pPr>
              <w:spacing w:line="0" w:lineRule="atLeast"/>
              <w:jc w:val="center"/>
              <w:rPr>
                <w:rFonts w:ascii="宋体" w:hAnsi="宋体"/>
                <w:b/>
                <w:sz w:val="18"/>
                <w:szCs w:val="18"/>
              </w:rPr>
            </w:pPr>
            <w:r w:rsidRPr="002B0224">
              <w:rPr>
                <w:rFonts w:ascii="宋体" w:hAnsi="宋体" w:hint="eastAsia"/>
                <w:sz w:val="18"/>
                <w:szCs w:val="18"/>
              </w:rPr>
              <w:t>2</w:t>
            </w:r>
          </w:p>
        </w:tc>
        <w:tc>
          <w:tcPr>
            <w:tcW w:w="1283" w:type="dxa"/>
            <w:gridSpan w:val="3"/>
            <w:vAlign w:val="center"/>
          </w:tcPr>
          <w:p w:rsidR="00830FF7" w:rsidRPr="002B0224" w:rsidRDefault="00830FF7" w:rsidP="00E047E7">
            <w:pPr>
              <w:spacing w:line="400" w:lineRule="exact"/>
              <w:jc w:val="center"/>
              <w:rPr>
                <w:rFonts w:ascii="宋体" w:hAnsi="宋体"/>
                <w:b/>
                <w:sz w:val="18"/>
                <w:szCs w:val="18"/>
              </w:rPr>
            </w:pPr>
          </w:p>
        </w:tc>
        <w:tc>
          <w:tcPr>
            <w:tcW w:w="709" w:type="dxa"/>
            <w:vAlign w:val="center"/>
          </w:tcPr>
          <w:p w:rsidR="00830FF7" w:rsidRPr="002B0224" w:rsidRDefault="00830FF7" w:rsidP="00E047E7">
            <w:pPr>
              <w:spacing w:line="400" w:lineRule="exact"/>
              <w:jc w:val="center"/>
              <w:rPr>
                <w:rFonts w:ascii="宋体" w:hAnsi="宋体"/>
                <w:b/>
                <w:sz w:val="18"/>
                <w:szCs w:val="18"/>
              </w:rPr>
            </w:pPr>
          </w:p>
        </w:tc>
      </w:tr>
      <w:tr w:rsidR="00830FF7" w:rsidTr="00D56733">
        <w:trPr>
          <w:cantSplit/>
          <w:trHeight w:val="20"/>
          <w:jc w:val="center"/>
        </w:trPr>
        <w:tc>
          <w:tcPr>
            <w:tcW w:w="993" w:type="dxa"/>
            <w:vMerge/>
            <w:textDirection w:val="tbRlV"/>
            <w:vAlign w:val="center"/>
          </w:tcPr>
          <w:p w:rsidR="00830FF7" w:rsidRPr="000D7B55" w:rsidRDefault="00830FF7" w:rsidP="00E047E7">
            <w:pPr>
              <w:ind w:left="113" w:right="113"/>
              <w:jc w:val="center"/>
              <w:rPr>
                <w:spacing w:val="20"/>
              </w:rPr>
            </w:pPr>
          </w:p>
        </w:tc>
        <w:tc>
          <w:tcPr>
            <w:tcW w:w="1276"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学习态度</w:t>
            </w:r>
          </w:p>
        </w:tc>
        <w:tc>
          <w:tcPr>
            <w:tcW w:w="4250" w:type="dxa"/>
            <w:gridSpan w:val="6"/>
            <w:vAlign w:val="center"/>
          </w:tcPr>
          <w:p w:rsidR="00830FF7" w:rsidRPr="002B0224" w:rsidRDefault="00830FF7" w:rsidP="00E047E7">
            <w:pPr>
              <w:rPr>
                <w:rFonts w:ascii="宋体" w:hAnsi="宋体"/>
                <w:sz w:val="18"/>
                <w:szCs w:val="18"/>
              </w:rPr>
            </w:pPr>
            <w:r w:rsidRPr="002B0224">
              <w:rPr>
                <w:rFonts w:ascii="宋体" w:hAnsi="宋体" w:hint="eastAsia"/>
                <w:sz w:val="18"/>
                <w:szCs w:val="18"/>
              </w:rPr>
              <w:t>认真、勤奋、努力、诚实、严格遵守纪律，按期饱满完成规定的任务。</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5</w:t>
            </w:r>
          </w:p>
        </w:tc>
        <w:tc>
          <w:tcPr>
            <w:tcW w:w="411" w:type="dxa"/>
            <w:gridSpan w:val="2"/>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4</w:t>
            </w:r>
          </w:p>
        </w:tc>
        <w:tc>
          <w:tcPr>
            <w:tcW w:w="574" w:type="dxa"/>
            <w:gridSpan w:val="3"/>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3.5</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w:t>
            </w:r>
          </w:p>
        </w:tc>
        <w:tc>
          <w:tcPr>
            <w:tcW w:w="425" w:type="dxa"/>
            <w:gridSpan w:val="3"/>
            <w:vAlign w:val="center"/>
          </w:tcPr>
          <w:p w:rsidR="00830FF7" w:rsidRPr="002B0224" w:rsidRDefault="00830FF7" w:rsidP="00E047E7">
            <w:pPr>
              <w:spacing w:line="0" w:lineRule="atLeast"/>
              <w:jc w:val="center"/>
              <w:rPr>
                <w:rFonts w:ascii="宋体" w:hAnsi="宋体"/>
                <w:b/>
                <w:sz w:val="18"/>
                <w:szCs w:val="18"/>
              </w:rPr>
            </w:pPr>
            <w:r w:rsidRPr="002B0224">
              <w:rPr>
                <w:rFonts w:ascii="宋体" w:hAnsi="宋体" w:hint="eastAsia"/>
                <w:sz w:val="18"/>
                <w:szCs w:val="18"/>
              </w:rPr>
              <w:t>2</w:t>
            </w:r>
          </w:p>
        </w:tc>
        <w:tc>
          <w:tcPr>
            <w:tcW w:w="1283" w:type="dxa"/>
            <w:gridSpan w:val="3"/>
            <w:vAlign w:val="center"/>
          </w:tcPr>
          <w:p w:rsidR="00830FF7" w:rsidRPr="002B0224" w:rsidRDefault="00830FF7" w:rsidP="00E047E7">
            <w:pPr>
              <w:spacing w:line="400" w:lineRule="exact"/>
              <w:jc w:val="center"/>
              <w:rPr>
                <w:rFonts w:ascii="宋体" w:hAnsi="宋体"/>
                <w:b/>
                <w:sz w:val="18"/>
                <w:szCs w:val="18"/>
              </w:rPr>
            </w:pPr>
          </w:p>
        </w:tc>
        <w:tc>
          <w:tcPr>
            <w:tcW w:w="709" w:type="dxa"/>
            <w:vAlign w:val="center"/>
          </w:tcPr>
          <w:p w:rsidR="00830FF7" w:rsidRPr="002B0224" w:rsidRDefault="00830FF7" w:rsidP="00E047E7">
            <w:pPr>
              <w:spacing w:line="400" w:lineRule="exact"/>
              <w:jc w:val="center"/>
              <w:rPr>
                <w:rFonts w:ascii="宋体" w:hAnsi="宋体"/>
                <w:b/>
                <w:sz w:val="18"/>
                <w:szCs w:val="18"/>
              </w:rPr>
            </w:pPr>
          </w:p>
        </w:tc>
      </w:tr>
      <w:tr w:rsidR="00830FF7" w:rsidTr="00D56733">
        <w:trPr>
          <w:cantSplit/>
          <w:trHeight w:val="20"/>
          <w:jc w:val="center"/>
        </w:trPr>
        <w:tc>
          <w:tcPr>
            <w:tcW w:w="993" w:type="dxa"/>
            <w:vMerge/>
            <w:textDirection w:val="tbRlV"/>
            <w:vAlign w:val="center"/>
          </w:tcPr>
          <w:p w:rsidR="00830FF7" w:rsidRPr="000D7B55" w:rsidRDefault="00830FF7" w:rsidP="00E047E7">
            <w:pPr>
              <w:ind w:left="113" w:right="113"/>
              <w:jc w:val="center"/>
              <w:rPr>
                <w:spacing w:val="20"/>
              </w:rPr>
            </w:pPr>
          </w:p>
        </w:tc>
        <w:tc>
          <w:tcPr>
            <w:tcW w:w="1276"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设计（论文）水平</w:t>
            </w:r>
          </w:p>
        </w:tc>
        <w:tc>
          <w:tcPr>
            <w:tcW w:w="4250" w:type="dxa"/>
            <w:gridSpan w:val="6"/>
            <w:vAlign w:val="center"/>
          </w:tcPr>
          <w:p w:rsidR="00830FF7" w:rsidRPr="002B0224" w:rsidRDefault="00830FF7" w:rsidP="00E047E7">
            <w:pPr>
              <w:rPr>
                <w:rFonts w:ascii="宋体" w:hAnsi="宋体"/>
                <w:sz w:val="18"/>
                <w:szCs w:val="18"/>
              </w:rPr>
            </w:pPr>
            <w:r w:rsidRPr="002B0224">
              <w:rPr>
                <w:rFonts w:ascii="宋体" w:hAnsi="宋体" w:hint="eastAsia"/>
                <w:sz w:val="18"/>
                <w:szCs w:val="18"/>
              </w:rPr>
              <w:t>文题相符、综述简练完整，有见解；立论正确，论述充分，结论严谨合理；实验正确，分析处理科学；文字通顺，技术用语准确，设计（论文）有理论价值和应用价值。</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5</w:t>
            </w:r>
          </w:p>
        </w:tc>
        <w:tc>
          <w:tcPr>
            <w:tcW w:w="411" w:type="dxa"/>
            <w:gridSpan w:val="2"/>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4</w:t>
            </w:r>
          </w:p>
        </w:tc>
        <w:tc>
          <w:tcPr>
            <w:tcW w:w="574" w:type="dxa"/>
            <w:gridSpan w:val="3"/>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3.5</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w:t>
            </w:r>
          </w:p>
        </w:tc>
        <w:tc>
          <w:tcPr>
            <w:tcW w:w="425" w:type="dxa"/>
            <w:gridSpan w:val="3"/>
            <w:vAlign w:val="center"/>
          </w:tcPr>
          <w:p w:rsidR="00830FF7" w:rsidRPr="002B0224" w:rsidRDefault="00830FF7" w:rsidP="00E047E7">
            <w:pPr>
              <w:spacing w:line="0" w:lineRule="atLeast"/>
              <w:jc w:val="center"/>
              <w:rPr>
                <w:rFonts w:ascii="宋体" w:hAnsi="宋体"/>
                <w:b/>
                <w:sz w:val="18"/>
                <w:szCs w:val="18"/>
              </w:rPr>
            </w:pPr>
            <w:r w:rsidRPr="002B0224">
              <w:rPr>
                <w:rFonts w:ascii="宋体" w:hAnsi="宋体" w:hint="eastAsia"/>
                <w:sz w:val="18"/>
                <w:szCs w:val="18"/>
              </w:rPr>
              <w:t>2</w:t>
            </w:r>
          </w:p>
        </w:tc>
        <w:tc>
          <w:tcPr>
            <w:tcW w:w="1283" w:type="dxa"/>
            <w:gridSpan w:val="3"/>
            <w:vAlign w:val="center"/>
          </w:tcPr>
          <w:p w:rsidR="00830FF7" w:rsidRPr="002B0224" w:rsidRDefault="00830FF7" w:rsidP="00E047E7">
            <w:pPr>
              <w:spacing w:line="400" w:lineRule="exact"/>
              <w:jc w:val="center"/>
              <w:rPr>
                <w:rFonts w:ascii="宋体" w:hAnsi="宋体"/>
                <w:b/>
                <w:sz w:val="18"/>
                <w:szCs w:val="18"/>
              </w:rPr>
            </w:pPr>
          </w:p>
        </w:tc>
        <w:tc>
          <w:tcPr>
            <w:tcW w:w="709" w:type="dxa"/>
            <w:vAlign w:val="center"/>
          </w:tcPr>
          <w:p w:rsidR="00830FF7" w:rsidRPr="002B0224" w:rsidRDefault="00830FF7" w:rsidP="00E047E7">
            <w:pPr>
              <w:spacing w:line="400" w:lineRule="exact"/>
              <w:jc w:val="center"/>
              <w:rPr>
                <w:rFonts w:ascii="宋体" w:hAnsi="宋体"/>
                <w:b/>
                <w:sz w:val="18"/>
                <w:szCs w:val="18"/>
              </w:rPr>
            </w:pPr>
          </w:p>
        </w:tc>
      </w:tr>
      <w:tr w:rsidR="00830FF7" w:rsidTr="00D56733">
        <w:trPr>
          <w:cantSplit/>
          <w:trHeight w:val="20"/>
          <w:jc w:val="center"/>
        </w:trPr>
        <w:tc>
          <w:tcPr>
            <w:tcW w:w="993" w:type="dxa"/>
            <w:vMerge/>
            <w:textDirection w:val="tbRlV"/>
            <w:vAlign w:val="center"/>
          </w:tcPr>
          <w:p w:rsidR="00830FF7" w:rsidRPr="000D7B55" w:rsidRDefault="00830FF7" w:rsidP="00E047E7">
            <w:pPr>
              <w:ind w:left="113" w:right="113"/>
              <w:jc w:val="center"/>
              <w:rPr>
                <w:spacing w:val="20"/>
              </w:rPr>
            </w:pPr>
          </w:p>
        </w:tc>
        <w:tc>
          <w:tcPr>
            <w:tcW w:w="1276"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文本规范</w:t>
            </w:r>
          </w:p>
        </w:tc>
        <w:tc>
          <w:tcPr>
            <w:tcW w:w="4250" w:type="dxa"/>
            <w:gridSpan w:val="6"/>
            <w:vAlign w:val="center"/>
          </w:tcPr>
          <w:p w:rsidR="00830FF7" w:rsidRPr="002B0224" w:rsidRDefault="00830FF7" w:rsidP="00E047E7">
            <w:pPr>
              <w:rPr>
                <w:rFonts w:ascii="宋体" w:hAnsi="宋体"/>
                <w:sz w:val="18"/>
                <w:szCs w:val="18"/>
              </w:rPr>
            </w:pPr>
            <w:r w:rsidRPr="002B0224">
              <w:rPr>
                <w:rFonts w:ascii="宋体" w:hAnsi="宋体" w:hint="eastAsia"/>
                <w:sz w:val="18"/>
                <w:szCs w:val="18"/>
              </w:rPr>
              <w:t>装订顺序正确，字体字号等与基本规范相符，符号统一，编号齐全，图表完备、整洁、正确。</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5</w:t>
            </w:r>
          </w:p>
        </w:tc>
        <w:tc>
          <w:tcPr>
            <w:tcW w:w="411" w:type="dxa"/>
            <w:gridSpan w:val="2"/>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4</w:t>
            </w:r>
          </w:p>
        </w:tc>
        <w:tc>
          <w:tcPr>
            <w:tcW w:w="574" w:type="dxa"/>
            <w:gridSpan w:val="3"/>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3.5</w:t>
            </w:r>
          </w:p>
        </w:tc>
        <w:tc>
          <w:tcPr>
            <w:tcW w:w="425" w:type="dxa"/>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3</w:t>
            </w:r>
          </w:p>
        </w:tc>
        <w:tc>
          <w:tcPr>
            <w:tcW w:w="425" w:type="dxa"/>
            <w:gridSpan w:val="3"/>
            <w:vAlign w:val="center"/>
          </w:tcPr>
          <w:p w:rsidR="00830FF7" w:rsidRPr="002B0224" w:rsidRDefault="00830FF7" w:rsidP="00E047E7">
            <w:pPr>
              <w:spacing w:line="0" w:lineRule="atLeast"/>
              <w:jc w:val="center"/>
              <w:rPr>
                <w:rFonts w:ascii="宋体" w:hAnsi="宋体"/>
                <w:sz w:val="18"/>
                <w:szCs w:val="18"/>
              </w:rPr>
            </w:pPr>
            <w:r w:rsidRPr="002B0224">
              <w:rPr>
                <w:rFonts w:ascii="宋体" w:hAnsi="宋体" w:hint="eastAsia"/>
                <w:sz w:val="18"/>
                <w:szCs w:val="18"/>
              </w:rPr>
              <w:t>2</w:t>
            </w:r>
          </w:p>
        </w:tc>
        <w:tc>
          <w:tcPr>
            <w:tcW w:w="1283" w:type="dxa"/>
            <w:gridSpan w:val="3"/>
            <w:vAlign w:val="center"/>
          </w:tcPr>
          <w:p w:rsidR="00830FF7" w:rsidRPr="002B0224" w:rsidRDefault="00830FF7" w:rsidP="00E047E7">
            <w:pPr>
              <w:spacing w:line="400" w:lineRule="exact"/>
              <w:jc w:val="center"/>
              <w:rPr>
                <w:rFonts w:ascii="宋体" w:hAnsi="宋体"/>
                <w:sz w:val="18"/>
                <w:szCs w:val="18"/>
              </w:rPr>
            </w:pPr>
          </w:p>
        </w:tc>
        <w:tc>
          <w:tcPr>
            <w:tcW w:w="709" w:type="dxa"/>
            <w:vAlign w:val="center"/>
          </w:tcPr>
          <w:p w:rsidR="00830FF7" w:rsidRPr="002B0224" w:rsidRDefault="00830FF7" w:rsidP="00E047E7">
            <w:pPr>
              <w:spacing w:line="400" w:lineRule="exact"/>
              <w:jc w:val="center"/>
              <w:rPr>
                <w:rFonts w:ascii="宋体" w:hAnsi="宋体"/>
                <w:sz w:val="18"/>
                <w:szCs w:val="18"/>
              </w:rPr>
            </w:pPr>
          </w:p>
        </w:tc>
      </w:tr>
      <w:tr w:rsidR="00830FF7" w:rsidTr="00D56733">
        <w:trPr>
          <w:cantSplit/>
          <w:trHeight w:val="4614"/>
          <w:jc w:val="center"/>
        </w:trPr>
        <w:tc>
          <w:tcPr>
            <w:tcW w:w="993" w:type="dxa"/>
            <w:vMerge/>
            <w:textDirection w:val="tbRlV"/>
            <w:vAlign w:val="center"/>
          </w:tcPr>
          <w:p w:rsidR="00830FF7" w:rsidRPr="000D7B55" w:rsidRDefault="00830FF7" w:rsidP="00E047E7">
            <w:pPr>
              <w:ind w:left="113" w:right="113"/>
              <w:jc w:val="center"/>
              <w:rPr>
                <w:spacing w:val="20"/>
              </w:rPr>
            </w:pPr>
          </w:p>
        </w:tc>
        <w:tc>
          <w:tcPr>
            <w:tcW w:w="9778" w:type="dxa"/>
            <w:gridSpan w:val="21"/>
          </w:tcPr>
          <w:p w:rsidR="00830FF7" w:rsidRDefault="00830FF7" w:rsidP="00E047E7">
            <w:pPr>
              <w:tabs>
                <w:tab w:val="left" w:pos="7356"/>
              </w:tabs>
              <w:ind w:right="40"/>
            </w:pPr>
            <w:r>
              <w:t>指导教师评分合计（满分</w:t>
            </w:r>
            <w:r>
              <w:rPr>
                <w:rFonts w:hint="eastAsia"/>
              </w:rPr>
              <w:t>3</w:t>
            </w:r>
            <w:r>
              <w:t>0</w:t>
            </w:r>
            <w:r>
              <w:t>分）：</w:t>
            </w:r>
          </w:p>
          <w:p w:rsidR="001D74D9" w:rsidRDefault="00830FF7" w:rsidP="00E047E7">
            <w:pPr>
              <w:tabs>
                <w:tab w:val="left" w:pos="7356"/>
              </w:tabs>
              <w:ind w:right="40"/>
            </w:pPr>
            <w:r>
              <w:rPr>
                <w:rFonts w:hint="eastAsia"/>
              </w:rPr>
              <w:t>评语</w:t>
            </w:r>
            <w:r>
              <w:t>：</w:t>
            </w:r>
            <w:r>
              <w:rPr>
                <w:rFonts w:hint="eastAsia"/>
              </w:rPr>
              <w:t xml:space="preserve"> </w:t>
            </w:r>
          </w:p>
          <w:p w:rsidR="001D74D9" w:rsidRDefault="00E051C0" w:rsidP="00E047E7">
            <w:pPr>
              <w:tabs>
                <w:tab w:val="left" w:pos="7356"/>
              </w:tabs>
              <w:ind w:right="40"/>
            </w:pPr>
            <w:r>
              <w:rPr>
                <w:rFonts w:hint="eastAsia"/>
              </w:rPr>
              <w:t>宋体，五号，</w:t>
            </w:r>
            <w:r>
              <w:rPr>
                <w:rFonts w:hint="eastAsia"/>
              </w:rPr>
              <w:t>1.2</w:t>
            </w:r>
            <w:r>
              <w:rPr>
                <w:rFonts w:hint="eastAsia"/>
              </w:rPr>
              <w:t>倍行距，两端对其，首行缩进</w:t>
            </w:r>
            <w:r>
              <w:rPr>
                <w:rFonts w:hint="eastAsia"/>
              </w:rPr>
              <w:t>2</w:t>
            </w:r>
            <w:r>
              <w:rPr>
                <w:rFonts w:hint="eastAsia"/>
              </w:rPr>
              <w:t>字符</w:t>
            </w:r>
          </w:p>
          <w:p w:rsidR="001D74D9" w:rsidRDefault="001D74D9" w:rsidP="00E047E7">
            <w:pPr>
              <w:tabs>
                <w:tab w:val="left" w:pos="7356"/>
              </w:tabs>
              <w:ind w:right="40"/>
            </w:pPr>
          </w:p>
          <w:p w:rsidR="001D74D9" w:rsidRDefault="001D74D9" w:rsidP="00E047E7">
            <w:pPr>
              <w:tabs>
                <w:tab w:val="left" w:pos="7356"/>
              </w:tabs>
              <w:ind w:right="40"/>
            </w:pPr>
          </w:p>
          <w:p w:rsidR="001D74D9" w:rsidRDefault="001D74D9" w:rsidP="00E047E7">
            <w:pPr>
              <w:tabs>
                <w:tab w:val="left" w:pos="7356"/>
              </w:tabs>
              <w:ind w:right="40"/>
            </w:pPr>
          </w:p>
          <w:p w:rsidR="001D74D9" w:rsidRDefault="001D74D9" w:rsidP="00E047E7">
            <w:pPr>
              <w:tabs>
                <w:tab w:val="left" w:pos="7356"/>
              </w:tabs>
              <w:ind w:right="40"/>
            </w:pPr>
          </w:p>
          <w:p w:rsidR="001D74D9" w:rsidRDefault="001D74D9" w:rsidP="00E047E7">
            <w:pPr>
              <w:tabs>
                <w:tab w:val="left" w:pos="7356"/>
              </w:tabs>
              <w:ind w:right="40"/>
            </w:pPr>
          </w:p>
          <w:p w:rsidR="001D74D9" w:rsidRDefault="001D74D9" w:rsidP="00E047E7">
            <w:pPr>
              <w:tabs>
                <w:tab w:val="left" w:pos="7356"/>
              </w:tabs>
              <w:ind w:right="40"/>
            </w:pPr>
          </w:p>
          <w:p w:rsidR="001D74D9" w:rsidRDefault="001D74D9" w:rsidP="00E047E7">
            <w:pPr>
              <w:tabs>
                <w:tab w:val="left" w:pos="7356"/>
              </w:tabs>
              <w:ind w:right="40"/>
            </w:pPr>
          </w:p>
          <w:p w:rsidR="00830FF7" w:rsidRPr="00577C9F" w:rsidRDefault="00830FF7" w:rsidP="001D74D9">
            <w:pPr>
              <w:tabs>
                <w:tab w:val="left" w:pos="7356"/>
              </w:tabs>
              <w:ind w:right="40" w:firstLineChars="1350" w:firstLine="2835"/>
            </w:pPr>
            <w:r>
              <w:rPr>
                <w:rFonts w:hint="eastAsia"/>
              </w:rPr>
              <w:t xml:space="preserve"> </w:t>
            </w:r>
            <w:r>
              <w:rPr>
                <w:rFonts w:hint="eastAsia"/>
              </w:rPr>
              <w:t>指导</w:t>
            </w:r>
            <w:r>
              <w:t>教师签字：</w:t>
            </w:r>
            <w:r>
              <w:rPr>
                <w:rFonts w:hint="eastAsia"/>
              </w:rPr>
              <w:t xml:space="preserve">                 </w:t>
            </w:r>
            <w:r>
              <w:rPr>
                <w:rFonts w:hint="eastAsia"/>
              </w:rPr>
              <w:t>日期</w:t>
            </w:r>
            <w:r>
              <w:t>：</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830FF7" w:rsidTr="00D56733">
        <w:trPr>
          <w:cantSplit/>
          <w:trHeight w:val="915"/>
          <w:jc w:val="center"/>
        </w:trPr>
        <w:tc>
          <w:tcPr>
            <w:tcW w:w="993" w:type="dxa"/>
            <w:vAlign w:val="center"/>
          </w:tcPr>
          <w:p w:rsidR="00830FF7" w:rsidRPr="000D7B55" w:rsidRDefault="00830FF7" w:rsidP="00E047E7">
            <w:pPr>
              <w:jc w:val="center"/>
              <w:rPr>
                <w:spacing w:val="20"/>
              </w:rPr>
            </w:pPr>
            <w:r>
              <w:rPr>
                <w:rFonts w:hint="eastAsia"/>
                <w:spacing w:val="20"/>
              </w:rPr>
              <w:t>复</w:t>
            </w:r>
            <w:r>
              <w:rPr>
                <w:spacing w:val="20"/>
              </w:rPr>
              <w:t>议</w:t>
            </w:r>
          </w:p>
        </w:tc>
        <w:tc>
          <w:tcPr>
            <w:tcW w:w="9778" w:type="dxa"/>
            <w:gridSpan w:val="21"/>
            <w:vAlign w:val="center"/>
          </w:tcPr>
          <w:p w:rsidR="00830FF7" w:rsidRPr="00CB086F" w:rsidRDefault="00830FF7" w:rsidP="00E047E7">
            <w:pPr>
              <w:tabs>
                <w:tab w:val="left" w:pos="7356"/>
              </w:tabs>
              <w:ind w:right="40"/>
            </w:pPr>
            <w:r>
              <w:rPr>
                <w:rFonts w:ascii="宋体" w:hAnsi="宋体" w:hint="eastAsia"/>
              </w:rPr>
              <w:t>□</w:t>
            </w:r>
            <w:r>
              <w:rPr>
                <w:rFonts w:hint="eastAsia"/>
              </w:rPr>
              <w:t>是</w:t>
            </w:r>
            <w:r>
              <w:rPr>
                <w:rFonts w:hint="eastAsia"/>
              </w:rPr>
              <w:t xml:space="preserve">   </w:t>
            </w:r>
            <w:r>
              <w:rPr>
                <w:rFonts w:ascii="宋体" w:hAnsi="宋体" w:hint="eastAsia"/>
              </w:rPr>
              <w:t>□</w:t>
            </w:r>
            <w:r>
              <w:rPr>
                <w:rFonts w:hint="eastAsia"/>
              </w:rPr>
              <w:t>否</w:t>
            </w:r>
            <w:r>
              <w:rPr>
                <w:rFonts w:hint="eastAsia"/>
              </w:rPr>
              <w:t xml:space="preserve">   </w:t>
            </w:r>
            <w:r>
              <w:rPr>
                <w:rFonts w:hint="eastAsia"/>
              </w:rPr>
              <w:t>复议</w:t>
            </w:r>
            <w:r>
              <w:t>评分</w:t>
            </w:r>
            <w:r>
              <w:rPr>
                <w:rFonts w:hint="eastAsia"/>
              </w:rPr>
              <w:t>合计</w:t>
            </w:r>
            <w:r>
              <w:t>：</w:t>
            </w:r>
            <w:r>
              <w:rPr>
                <w:rFonts w:hint="eastAsia"/>
              </w:rPr>
              <w:t xml:space="preserve">       </w:t>
            </w:r>
            <w:r>
              <w:t xml:space="preserve">       </w:t>
            </w:r>
            <w:r>
              <w:rPr>
                <w:rFonts w:hint="eastAsia"/>
              </w:rPr>
              <w:t>复议</w:t>
            </w:r>
            <w:r>
              <w:t>人签字：</w:t>
            </w:r>
            <w:r>
              <w:rPr>
                <w:rFonts w:hint="eastAsia"/>
              </w:rPr>
              <w:t xml:space="preserve">             </w:t>
            </w:r>
            <w:r>
              <w:rPr>
                <w:rFonts w:hint="eastAsia"/>
              </w:rPr>
              <w:t>复议</w:t>
            </w:r>
            <w:r>
              <w:t>日期：</w:t>
            </w:r>
          </w:p>
          <w:p w:rsidR="00830FF7" w:rsidRDefault="00830FF7" w:rsidP="00E047E7">
            <w:pPr>
              <w:tabs>
                <w:tab w:val="left" w:pos="7356"/>
              </w:tabs>
              <w:ind w:right="40"/>
            </w:pPr>
            <w:r>
              <w:rPr>
                <w:rFonts w:hint="eastAsia"/>
              </w:rPr>
              <w:t>复议</w:t>
            </w:r>
            <w:r>
              <w:t>有权限修改指导教师评分</w:t>
            </w:r>
            <w:r>
              <w:rPr>
                <w:rFonts w:hint="eastAsia"/>
              </w:rPr>
              <w:t>，</w:t>
            </w:r>
            <w:r>
              <w:t>选择复议后指导教师评分将由复议评分替换</w:t>
            </w:r>
            <w:r>
              <w:rPr>
                <w:rFonts w:hint="eastAsia"/>
              </w:rPr>
              <w:t xml:space="preserve"> </w:t>
            </w:r>
          </w:p>
        </w:tc>
      </w:tr>
      <w:tr w:rsidR="00830FF7" w:rsidTr="00D56733">
        <w:trPr>
          <w:cantSplit/>
          <w:trHeight w:val="452"/>
          <w:jc w:val="center"/>
        </w:trPr>
        <w:tc>
          <w:tcPr>
            <w:tcW w:w="10771" w:type="dxa"/>
            <w:gridSpan w:val="22"/>
            <w:vAlign w:val="center"/>
          </w:tcPr>
          <w:p w:rsidR="0059531B" w:rsidRDefault="0059531B" w:rsidP="0059531B"/>
          <w:p w:rsidR="00830FF7" w:rsidRPr="00577C9F" w:rsidRDefault="00830FF7" w:rsidP="00E047E7">
            <w:pPr>
              <w:jc w:val="center"/>
            </w:pPr>
            <w:r>
              <w:rPr>
                <w:rFonts w:hint="eastAsia"/>
              </w:rPr>
              <w:t>本科生毕业设计</w:t>
            </w:r>
            <w:r>
              <w:t>（论文）答辩</w:t>
            </w:r>
            <w:r>
              <w:rPr>
                <w:rFonts w:hint="eastAsia"/>
              </w:rPr>
              <w:t>成绩评定标准</w:t>
            </w:r>
          </w:p>
        </w:tc>
      </w:tr>
      <w:tr w:rsidR="00830FF7" w:rsidTr="00D56733">
        <w:trPr>
          <w:cantSplit/>
          <w:trHeight w:val="315"/>
          <w:jc w:val="center"/>
        </w:trPr>
        <w:tc>
          <w:tcPr>
            <w:tcW w:w="993" w:type="dxa"/>
            <w:vMerge w:val="restart"/>
            <w:vAlign w:val="center"/>
          </w:tcPr>
          <w:p w:rsidR="00830FF7" w:rsidRDefault="00830FF7" w:rsidP="00E047E7">
            <w:pPr>
              <w:tabs>
                <w:tab w:val="left" w:pos="7356"/>
              </w:tabs>
              <w:spacing w:line="480" w:lineRule="auto"/>
              <w:ind w:right="40"/>
              <w:jc w:val="center"/>
            </w:pPr>
            <w:r>
              <w:rPr>
                <w:rFonts w:hint="eastAsia"/>
              </w:rPr>
              <w:t>答</w:t>
            </w:r>
          </w:p>
          <w:p w:rsidR="00830FF7" w:rsidRDefault="00830FF7" w:rsidP="00E047E7">
            <w:pPr>
              <w:tabs>
                <w:tab w:val="left" w:pos="7356"/>
              </w:tabs>
              <w:spacing w:line="480" w:lineRule="auto"/>
              <w:ind w:right="40"/>
              <w:jc w:val="center"/>
            </w:pPr>
            <w:r>
              <w:rPr>
                <w:rFonts w:hint="eastAsia"/>
              </w:rPr>
              <w:t>辩</w:t>
            </w:r>
          </w:p>
          <w:p w:rsidR="00830FF7" w:rsidRDefault="00830FF7" w:rsidP="00E047E7">
            <w:pPr>
              <w:tabs>
                <w:tab w:val="left" w:pos="7356"/>
              </w:tabs>
              <w:spacing w:line="480" w:lineRule="auto"/>
              <w:ind w:right="40"/>
              <w:jc w:val="center"/>
            </w:pPr>
            <w:r>
              <w:rPr>
                <w:rFonts w:hint="eastAsia"/>
              </w:rPr>
              <w:t>小</w:t>
            </w:r>
          </w:p>
          <w:p w:rsidR="00830FF7" w:rsidRDefault="00830FF7" w:rsidP="00E047E7">
            <w:pPr>
              <w:tabs>
                <w:tab w:val="left" w:pos="7356"/>
              </w:tabs>
              <w:spacing w:line="480" w:lineRule="auto"/>
              <w:ind w:right="40"/>
              <w:jc w:val="center"/>
            </w:pPr>
            <w:r>
              <w:rPr>
                <w:rFonts w:hint="eastAsia"/>
              </w:rPr>
              <w:t>组</w:t>
            </w:r>
          </w:p>
          <w:p w:rsidR="00830FF7" w:rsidRDefault="00830FF7" w:rsidP="00E047E7">
            <w:pPr>
              <w:tabs>
                <w:tab w:val="left" w:pos="7356"/>
              </w:tabs>
              <w:spacing w:line="480" w:lineRule="auto"/>
              <w:ind w:right="40"/>
              <w:jc w:val="center"/>
            </w:pPr>
            <w:r>
              <w:rPr>
                <w:rFonts w:hint="eastAsia"/>
              </w:rPr>
              <w:t>成</w:t>
            </w:r>
          </w:p>
          <w:p w:rsidR="00830FF7" w:rsidRDefault="00830FF7" w:rsidP="00E047E7">
            <w:pPr>
              <w:tabs>
                <w:tab w:val="left" w:pos="7356"/>
              </w:tabs>
              <w:spacing w:line="480" w:lineRule="auto"/>
              <w:ind w:right="40"/>
              <w:jc w:val="center"/>
            </w:pPr>
            <w:r>
              <w:rPr>
                <w:rFonts w:hint="eastAsia"/>
              </w:rPr>
              <w:t>绩</w:t>
            </w:r>
          </w:p>
          <w:p w:rsidR="00830FF7" w:rsidRDefault="00830FF7" w:rsidP="00E047E7">
            <w:pPr>
              <w:tabs>
                <w:tab w:val="left" w:pos="7356"/>
              </w:tabs>
              <w:spacing w:line="480" w:lineRule="auto"/>
              <w:ind w:right="40"/>
              <w:jc w:val="center"/>
            </w:pPr>
            <w:r>
              <w:rPr>
                <w:rFonts w:hint="eastAsia"/>
              </w:rPr>
              <w:t>评</w:t>
            </w:r>
          </w:p>
          <w:p w:rsidR="00830FF7" w:rsidRPr="00577C9F" w:rsidRDefault="00830FF7" w:rsidP="00E047E7">
            <w:pPr>
              <w:tabs>
                <w:tab w:val="left" w:pos="7356"/>
              </w:tabs>
              <w:spacing w:line="480" w:lineRule="auto"/>
              <w:ind w:right="40"/>
              <w:jc w:val="center"/>
            </w:pPr>
            <w:r>
              <w:rPr>
                <w:rFonts w:hint="eastAsia"/>
              </w:rPr>
              <w:t>定</w:t>
            </w:r>
          </w:p>
        </w:tc>
        <w:tc>
          <w:tcPr>
            <w:tcW w:w="1276" w:type="dxa"/>
            <w:vAlign w:val="center"/>
          </w:tcPr>
          <w:p w:rsidR="00830FF7" w:rsidRPr="00B33B79" w:rsidRDefault="00830FF7" w:rsidP="00E047E7">
            <w:pPr>
              <w:spacing w:line="400" w:lineRule="exact"/>
              <w:jc w:val="center"/>
              <w:rPr>
                <w:rFonts w:ascii="宋体" w:hAnsi="宋体"/>
                <w:b/>
              </w:rPr>
            </w:pPr>
            <w:r w:rsidRPr="00B33B79">
              <w:rPr>
                <w:rFonts w:ascii="宋体" w:hAnsi="宋体" w:hint="eastAsia"/>
                <w:b/>
              </w:rPr>
              <w:t>评价内容</w:t>
            </w:r>
          </w:p>
        </w:tc>
        <w:tc>
          <w:tcPr>
            <w:tcW w:w="4250" w:type="dxa"/>
            <w:gridSpan w:val="6"/>
            <w:vAlign w:val="center"/>
          </w:tcPr>
          <w:p w:rsidR="00830FF7" w:rsidRPr="00B33B79" w:rsidRDefault="00830FF7" w:rsidP="00E047E7">
            <w:pPr>
              <w:spacing w:line="400" w:lineRule="exact"/>
              <w:jc w:val="center"/>
              <w:rPr>
                <w:rFonts w:ascii="宋体" w:hAnsi="宋体"/>
                <w:b/>
              </w:rPr>
            </w:pPr>
            <w:r w:rsidRPr="00B33B79">
              <w:rPr>
                <w:rFonts w:ascii="宋体" w:hAnsi="宋体" w:hint="eastAsia"/>
                <w:b/>
              </w:rPr>
              <w:t>具体要求</w:t>
            </w:r>
          </w:p>
        </w:tc>
        <w:tc>
          <w:tcPr>
            <w:tcW w:w="3226" w:type="dxa"/>
            <w:gridSpan w:val="12"/>
            <w:vAlign w:val="center"/>
          </w:tcPr>
          <w:p w:rsidR="00830FF7" w:rsidRPr="00B33B79" w:rsidRDefault="00830FF7" w:rsidP="00E047E7">
            <w:pPr>
              <w:spacing w:line="400" w:lineRule="exact"/>
              <w:jc w:val="center"/>
              <w:rPr>
                <w:rFonts w:ascii="宋体" w:hAnsi="宋体"/>
                <w:b/>
              </w:rPr>
            </w:pPr>
            <w:r w:rsidRPr="00B33B79">
              <w:rPr>
                <w:rFonts w:ascii="宋体" w:hAnsi="宋体" w:hint="eastAsia"/>
                <w:b/>
              </w:rPr>
              <w:t>分值</w:t>
            </w:r>
          </w:p>
        </w:tc>
        <w:tc>
          <w:tcPr>
            <w:tcW w:w="1026" w:type="dxa"/>
            <w:gridSpan w:val="2"/>
            <w:vAlign w:val="center"/>
          </w:tcPr>
          <w:p w:rsidR="00830FF7" w:rsidRPr="00B33B79" w:rsidRDefault="00830FF7" w:rsidP="00E047E7">
            <w:pPr>
              <w:spacing w:line="400" w:lineRule="exact"/>
              <w:jc w:val="center"/>
              <w:rPr>
                <w:rFonts w:ascii="宋体" w:hAnsi="宋体"/>
                <w:b/>
              </w:rPr>
            </w:pPr>
            <w:r w:rsidRPr="00B33B79">
              <w:rPr>
                <w:rFonts w:ascii="宋体" w:hAnsi="宋体" w:hint="eastAsia"/>
                <w:b/>
              </w:rPr>
              <w:t>评分</w:t>
            </w:r>
          </w:p>
        </w:tc>
      </w:tr>
      <w:tr w:rsidR="00830FF7" w:rsidTr="00D56733">
        <w:trPr>
          <w:cantSplit/>
          <w:trHeight w:val="300"/>
          <w:jc w:val="center"/>
        </w:trPr>
        <w:tc>
          <w:tcPr>
            <w:tcW w:w="993" w:type="dxa"/>
            <w:vMerge/>
            <w:vAlign w:val="center"/>
          </w:tcPr>
          <w:p w:rsidR="00830FF7" w:rsidRPr="00577C9F" w:rsidRDefault="00830FF7" w:rsidP="00E047E7">
            <w:pPr>
              <w:tabs>
                <w:tab w:val="left" w:pos="7356"/>
              </w:tabs>
              <w:ind w:right="40"/>
            </w:pPr>
          </w:p>
        </w:tc>
        <w:tc>
          <w:tcPr>
            <w:tcW w:w="1276" w:type="dxa"/>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选题</w:t>
            </w:r>
          </w:p>
        </w:tc>
        <w:tc>
          <w:tcPr>
            <w:tcW w:w="4250" w:type="dxa"/>
            <w:gridSpan w:val="6"/>
            <w:vAlign w:val="center"/>
          </w:tcPr>
          <w:p w:rsidR="00830FF7" w:rsidRPr="00B33B79" w:rsidRDefault="00830FF7" w:rsidP="00E047E7">
            <w:pPr>
              <w:spacing w:line="400" w:lineRule="exact"/>
              <w:rPr>
                <w:rFonts w:ascii="宋体" w:hAnsi="宋体"/>
              </w:rPr>
            </w:pPr>
            <w:r w:rsidRPr="00B33B79">
              <w:rPr>
                <w:rFonts w:ascii="宋体" w:hAnsi="宋体" w:hint="eastAsia"/>
              </w:rPr>
              <w:t>符合专业培养目标，符合社会实际、结合工程实际，难易适度，体现新颖性、综合性。</w:t>
            </w:r>
          </w:p>
        </w:tc>
        <w:tc>
          <w:tcPr>
            <w:tcW w:w="468" w:type="dxa"/>
            <w:gridSpan w:val="2"/>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5</w:t>
            </w:r>
          </w:p>
        </w:tc>
        <w:tc>
          <w:tcPr>
            <w:tcW w:w="705"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4</w:t>
            </w:r>
          </w:p>
        </w:tc>
        <w:tc>
          <w:tcPr>
            <w:tcW w:w="708"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3.5</w:t>
            </w:r>
          </w:p>
        </w:tc>
        <w:tc>
          <w:tcPr>
            <w:tcW w:w="705"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3</w:t>
            </w:r>
          </w:p>
        </w:tc>
        <w:tc>
          <w:tcPr>
            <w:tcW w:w="640" w:type="dxa"/>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2</w:t>
            </w:r>
          </w:p>
        </w:tc>
        <w:tc>
          <w:tcPr>
            <w:tcW w:w="1026" w:type="dxa"/>
            <w:gridSpan w:val="2"/>
            <w:vAlign w:val="center"/>
          </w:tcPr>
          <w:p w:rsidR="00830FF7" w:rsidRPr="00B33B79" w:rsidRDefault="00830FF7" w:rsidP="00E047E7">
            <w:pPr>
              <w:rPr>
                <w:rFonts w:ascii="宋体" w:hAnsi="宋体" w:cs="宋体"/>
              </w:rPr>
            </w:pPr>
          </w:p>
        </w:tc>
      </w:tr>
      <w:tr w:rsidR="00830FF7" w:rsidTr="00D56733">
        <w:trPr>
          <w:cantSplit/>
          <w:trHeight w:val="135"/>
          <w:jc w:val="center"/>
        </w:trPr>
        <w:tc>
          <w:tcPr>
            <w:tcW w:w="993" w:type="dxa"/>
            <w:vMerge/>
            <w:vAlign w:val="center"/>
          </w:tcPr>
          <w:p w:rsidR="00830FF7" w:rsidRPr="00577C9F" w:rsidRDefault="00830FF7" w:rsidP="00E047E7">
            <w:pPr>
              <w:tabs>
                <w:tab w:val="left" w:pos="7356"/>
              </w:tabs>
              <w:ind w:right="40"/>
            </w:pPr>
          </w:p>
        </w:tc>
        <w:tc>
          <w:tcPr>
            <w:tcW w:w="1276" w:type="dxa"/>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设计（论文）质量水平</w:t>
            </w:r>
          </w:p>
        </w:tc>
        <w:tc>
          <w:tcPr>
            <w:tcW w:w="4250" w:type="dxa"/>
            <w:gridSpan w:val="6"/>
            <w:vAlign w:val="center"/>
          </w:tcPr>
          <w:p w:rsidR="00830FF7" w:rsidRPr="00B33B79" w:rsidRDefault="00830FF7" w:rsidP="00E047E7">
            <w:pPr>
              <w:spacing w:line="400" w:lineRule="exact"/>
              <w:rPr>
                <w:rFonts w:ascii="宋体" w:hAnsi="宋体"/>
              </w:rPr>
            </w:pPr>
            <w:r w:rsidRPr="00B33B79">
              <w:rPr>
                <w:rFonts w:ascii="宋体" w:hAnsi="宋体" w:hint="eastAsia"/>
              </w:rPr>
              <w:t>全面完成任务书中规定的各项要求，文题相符，工作量饱满，写作规范，达到综合训练的要求，有理论成果和应用价值。</w:t>
            </w:r>
            <w:r w:rsidRPr="00C75DC2">
              <w:rPr>
                <w:rFonts w:ascii="宋体" w:hAnsi="宋体" w:cs="宋体" w:hint="eastAsia"/>
                <w:bCs/>
                <w:kern w:val="0"/>
              </w:rPr>
              <w:t>能够在设计环节中，考虑社会、健康、安全、法律、文化以及环境等因素；</w:t>
            </w:r>
            <w:r w:rsidRPr="00C75DC2">
              <w:rPr>
                <w:rFonts w:ascii="宋体" w:hAnsi="宋体" w:hint="eastAsia"/>
              </w:rPr>
              <w:t>理解和评价工程实践对环境、社会可持续发展的影响。</w:t>
            </w:r>
          </w:p>
        </w:tc>
        <w:tc>
          <w:tcPr>
            <w:tcW w:w="468" w:type="dxa"/>
            <w:gridSpan w:val="2"/>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20</w:t>
            </w:r>
          </w:p>
        </w:tc>
        <w:tc>
          <w:tcPr>
            <w:tcW w:w="705"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16</w:t>
            </w:r>
          </w:p>
        </w:tc>
        <w:tc>
          <w:tcPr>
            <w:tcW w:w="708"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14</w:t>
            </w:r>
          </w:p>
        </w:tc>
        <w:tc>
          <w:tcPr>
            <w:tcW w:w="705"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12</w:t>
            </w:r>
          </w:p>
        </w:tc>
        <w:tc>
          <w:tcPr>
            <w:tcW w:w="640" w:type="dxa"/>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8</w:t>
            </w:r>
          </w:p>
        </w:tc>
        <w:tc>
          <w:tcPr>
            <w:tcW w:w="1026" w:type="dxa"/>
            <w:gridSpan w:val="2"/>
            <w:vAlign w:val="center"/>
          </w:tcPr>
          <w:p w:rsidR="00830FF7" w:rsidRPr="00B33B79" w:rsidRDefault="00830FF7" w:rsidP="00E047E7">
            <w:pPr>
              <w:rPr>
                <w:rFonts w:ascii="宋体" w:hAnsi="宋体" w:cs="宋体"/>
              </w:rPr>
            </w:pPr>
          </w:p>
        </w:tc>
      </w:tr>
      <w:tr w:rsidR="00830FF7" w:rsidTr="00D56733">
        <w:trPr>
          <w:cantSplit/>
          <w:trHeight w:val="270"/>
          <w:jc w:val="center"/>
        </w:trPr>
        <w:tc>
          <w:tcPr>
            <w:tcW w:w="993" w:type="dxa"/>
            <w:vMerge/>
            <w:vAlign w:val="center"/>
          </w:tcPr>
          <w:p w:rsidR="00830FF7" w:rsidRPr="00577C9F" w:rsidRDefault="00830FF7" w:rsidP="00E047E7">
            <w:pPr>
              <w:tabs>
                <w:tab w:val="left" w:pos="7356"/>
              </w:tabs>
              <w:ind w:right="40"/>
            </w:pPr>
          </w:p>
        </w:tc>
        <w:tc>
          <w:tcPr>
            <w:tcW w:w="1276" w:type="dxa"/>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答辩准备</w:t>
            </w:r>
          </w:p>
        </w:tc>
        <w:tc>
          <w:tcPr>
            <w:tcW w:w="4250" w:type="dxa"/>
            <w:gridSpan w:val="6"/>
            <w:vAlign w:val="center"/>
          </w:tcPr>
          <w:p w:rsidR="00830FF7" w:rsidRPr="00B33B79" w:rsidRDefault="00830FF7" w:rsidP="00E047E7">
            <w:pPr>
              <w:spacing w:line="400" w:lineRule="exact"/>
              <w:rPr>
                <w:rFonts w:ascii="宋体" w:hAnsi="宋体"/>
              </w:rPr>
            </w:pPr>
            <w:r w:rsidRPr="00B33B79">
              <w:rPr>
                <w:rFonts w:ascii="宋体" w:hAnsi="宋体" w:hint="eastAsia"/>
              </w:rPr>
              <w:t>准备充分；有简洁、清晰、美观的演示文稿；准时到场。</w:t>
            </w:r>
          </w:p>
        </w:tc>
        <w:tc>
          <w:tcPr>
            <w:tcW w:w="468" w:type="dxa"/>
            <w:gridSpan w:val="2"/>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5</w:t>
            </w:r>
          </w:p>
        </w:tc>
        <w:tc>
          <w:tcPr>
            <w:tcW w:w="705"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4</w:t>
            </w:r>
          </w:p>
        </w:tc>
        <w:tc>
          <w:tcPr>
            <w:tcW w:w="708"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3.5</w:t>
            </w:r>
          </w:p>
        </w:tc>
        <w:tc>
          <w:tcPr>
            <w:tcW w:w="705"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3</w:t>
            </w:r>
          </w:p>
        </w:tc>
        <w:tc>
          <w:tcPr>
            <w:tcW w:w="640" w:type="dxa"/>
            <w:vAlign w:val="center"/>
          </w:tcPr>
          <w:p w:rsidR="00830FF7" w:rsidRPr="00B33B79" w:rsidRDefault="00830FF7" w:rsidP="00E047E7">
            <w:pPr>
              <w:spacing w:line="400" w:lineRule="exact"/>
              <w:jc w:val="center"/>
              <w:rPr>
                <w:rFonts w:ascii="宋体" w:hAnsi="宋体"/>
                <w:b/>
              </w:rPr>
            </w:pPr>
            <w:r w:rsidRPr="00B33B79">
              <w:rPr>
                <w:rFonts w:ascii="宋体" w:hAnsi="宋体" w:hint="eastAsia"/>
              </w:rPr>
              <w:t>2</w:t>
            </w:r>
          </w:p>
        </w:tc>
        <w:tc>
          <w:tcPr>
            <w:tcW w:w="1026" w:type="dxa"/>
            <w:gridSpan w:val="2"/>
            <w:vAlign w:val="center"/>
          </w:tcPr>
          <w:p w:rsidR="00830FF7" w:rsidRPr="00B33B79" w:rsidRDefault="00830FF7" w:rsidP="00E047E7">
            <w:pPr>
              <w:rPr>
                <w:rFonts w:ascii="宋体" w:hAnsi="宋体" w:cs="宋体"/>
              </w:rPr>
            </w:pPr>
          </w:p>
        </w:tc>
      </w:tr>
      <w:tr w:rsidR="00830FF7" w:rsidTr="00D56733">
        <w:trPr>
          <w:cantSplit/>
          <w:trHeight w:val="270"/>
          <w:jc w:val="center"/>
        </w:trPr>
        <w:tc>
          <w:tcPr>
            <w:tcW w:w="993" w:type="dxa"/>
            <w:vMerge/>
            <w:vAlign w:val="center"/>
          </w:tcPr>
          <w:p w:rsidR="00830FF7" w:rsidRPr="00577C9F" w:rsidRDefault="00830FF7" w:rsidP="00E047E7">
            <w:pPr>
              <w:tabs>
                <w:tab w:val="left" w:pos="7356"/>
              </w:tabs>
              <w:ind w:right="40"/>
            </w:pPr>
          </w:p>
        </w:tc>
        <w:tc>
          <w:tcPr>
            <w:tcW w:w="1276" w:type="dxa"/>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内容陈述</w:t>
            </w:r>
          </w:p>
        </w:tc>
        <w:tc>
          <w:tcPr>
            <w:tcW w:w="4250" w:type="dxa"/>
            <w:gridSpan w:val="6"/>
            <w:vAlign w:val="center"/>
          </w:tcPr>
          <w:p w:rsidR="00830FF7" w:rsidRPr="00B33B79" w:rsidRDefault="00830FF7" w:rsidP="00E047E7">
            <w:pPr>
              <w:spacing w:line="400" w:lineRule="exact"/>
              <w:rPr>
                <w:rFonts w:ascii="宋体" w:hAnsi="宋体"/>
              </w:rPr>
            </w:pPr>
            <w:r w:rsidRPr="00B33B79">
              <w:rPr>
                <w:rFonts w:ascii="宋体" w:hAnsi="宋体" w:hint="eastAsia"/>
              </w:rPr>
              <w:t>语言表达简洁、流利、清楚、准确，思路清晰，重点突出，逻辑性强，概念清楚，论点正确；实验方法科学，分析归纳合理；结论严谨；表现出对毕业设计（论文）内容掌握透彻。</w:t>
            </w:r>
          </w:p>
        </w:tc>
        <w:tc>
          <w:tcPr>
            <w:tcW w:w="468" w:type="dxa"/>
            <w:gridSpan w:val="2"/>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20</w:t>
            </w:r>
          </w:p>
        </w:tc>
        <w:tc>
          <w:tcPr>
            <w:tcW w:w="705"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18</w:t>
            </w:r>
          </w:p>
        </w:tc>
        <w:tc>
          <w:tcPr>
            <w:tcW w:w="708"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14</w:t>
            </w:r>
          </w:p>
        </w:tc>
        <w:tc>
          <w:tcPr>
            <w:tcW w:w="705"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12</w:t>
            </w:r>
          </w:p>
        </w:tc>
        <w:tc>
          <w:tcPr>
            <w:tcW w:w="640" w:type="dxa"/>
            <w:vAlign w:val="center"/>
          </w:tcPr>
          <w:p w:rsidR="00830FF7" w:rsidRPr="00B33B79" w:rsidRDefault="00830FF7" w:rsidP="00E047E7">
            <w:pPr>
              <w:spacing w:line="400" w:lineRule="exact"/>
              <w:jc w:val="center"/>
              <w:rPr>
                <w:rFonts w:ascii="宋体" w:hAnsi="宋体"/>
                <w:b/>
              </w:rPr>
            </w:pPr>
            <w:r w:rsidRPr="00B33B79">
              <w:rPr>
                <w:rFonts w:ascii="宋体" w:hAnsi="宋体" w:hint="eastAsia"/>
              </w:rPr>
              <w:t>8</w:t>
            </w:r>
          </w:p>
        </w:tc>
        <w:tc>
          <w:tcPr>
            <w:tcW w:w="1026" w:type="dxa"/>
            <w:gridSpan w:val="2"/>
            <w:vAlign w:val="center"/>
          </w:tcPr>
          <w:p w:rsidR="00830FF7" w:rsidRPr="00B33B79" w:rsidRDefault="00830FF7" w:rsidP="00E047E7">
            <w:pPr>
              <w:rPr>
                <w:rFonts w:ascii="宋体" w:hAnsi="宋体" w:cs="宋体"/>
              </w:rPr>
            </w:pPr>
          </w:p>
        </w:tc>
      </w:tr>
      <w:tr w:rsidR="00830FF7" w:rsidTr="00D56733">
        <w:trPr>
          <w:cantSplit/>
          <w:trHeight w:val="345"/>
          <w:jc w:val="center"/>
        </w:trPr>
        <w:tc>
          <w:tcPr>
            <w:tcW w:w="993" w:type="dxa"/>
            <w:vMerge/>
            <w:vAlign w:val="center"/>
          </w:tcPr>
          <w:p w:rsidR="00830FF7" w:rsidRPr="00577C9F" w:rsidRDefault="00830FF7" w:rsidP="00E047E7">
            <w:pPr>
              <w:tabs>
                <w:tab w:val="left" w:pos="7356"/>
              </w:tabs>
              <w:ind w:right="40"/>
            </w:pPr>
          </w:p>
        </w:tc>
        <w:tc>
          <w:tcPr>
            <w:tcW w:w="1276" w:type="dxa"/>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回答问题</w:t>
            </w:r>
          </w:p>
        </w:tc>
        <w:tc>
          <w:tcPr>
            <w:tcW w:w="4250" w:type="dxa"/>
            <w:gridSpan w:val="6"/>
            <w:vAlign w:val="center"/>
          </w:tcPr>
          <w:p w:rsidR="00830FF7" w:rsidRPr="00B33B79" w:rsidRDefault="00830FF7" w:rsidP="00E047E7">
            <w:pPr>
              <w:spacing w:line="400" w:lineRule="exact"/>
              <w:rPr>
                <w:rFonts w:ascii="宋体" w:hAnsi="宋体"/>
              </w:rPr>
            </w:pPr>
            <w:r w:rsidRPr="00B33B79">
              <w:rPr>
                <w:rFonts w:ascii="宋体" w:hAnsi="宋体" w:hint="eastAsia"/>
              </w:rPr>
              <w:t>回答问题准确、有深度、有理论根据、基本概念清晰。</w:t>
            </w:r>
          </w:p>
        </w:tc>
        <w:tc>
          <w:tcPr>
            <w:tcW w:w="468" w:type="dxa"/>
            <w:gridSpan w:val="2"/>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10</w:t>
            </w:r>
          </w:p>
        </w:tc>
        <w:tc>
          <w:tcPr>
            <w:tcW w:w="705"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8</w:t>
            </w:r>
          </w:p>
        </w:tc>
        <w:tc>
          <w:tcPr>
            <w:tcW w:w="708"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7</w:t>
            </w:r>
          </w:p>
        </w:tc>
        <w:tc>
          <w:tcPr>
            <w:tcW w:w="705" w:type="dxa"/>
            <w:gridSpan w:val="3"/>
            <w:vAlign w:val="center"/>
          </w:tcPr>
          <w:p w:rsidR="00830FF7" w:rsidRPr="00B33B79" w:rsidRDefault="00830FF7" w:rsidP="00E047E7">
            <w:pPr>
              <w:spacing w:line="400" w:lineRule="exact"/>
              <w:jc w:val="center"/>
              <w:rPr>
                <w:rFonts w:ascii="宋体" w:hAnsi="宋体"/>
              </w:rPr>
            </w:pPr>
            <w:r w:rsidRPr="00B33B79">
              <w:rPr>
                <w:rFonts w:ascii="宋体" w:hAnsi="宋体" w:hint="eastAsia"/>
              </w:rPr>
              <w:t>6</w:t>
            </w:r>
          </w:p>
        </w:tc>
        <w:tc>
          <w:tcPr>
            <w:tcW w:w="640" w:type="dxa"/>
            <w:vAlign w:val="center"/>
          </w:tcPr>
          <w:p w:rsidR="00830FF7" w:rsidRPr="00B33B79" w:rsidRDefault="00830FF7" w:rsidP="00E047E7">
            <w:pPr>
              <w:spacing w:line="400" w:lineRule="exact"/>
              <w:jc w:val="center"/>
              <w:rPr>
                <w:rFonts w:ascii="宋体" w:hAnsi="宋体"/>
                <w:b/>
              </w:rPr>
            </w:pPr>
            <w:r w:rsidRPr="00B33B79">
              <w:rPr>
                <w:rFonts w:ascii="宋体" w:hAnsi="宋体" w:hint="eastAsia"/>
              </w:rPr>
              <w:t>4</w:t>
            </w:r>
          </w:p>
        </w:tc>
        <w:tc>
          <w:tcPr>
            <w:tcW w:w="1026" w:type="dxa"/>
            <w:gridSpan w:val="2"/>
            <w:vAlign w:val="center"/>
          </w:tcPr>
          <w:p w:rsidR="00830FF7" w:rsidRPr="00B33B79" w:rsidRDefault="00830FF7" w:rsidP="00E047E7">
            <w:pPr>
              <w:rPr>
                <w:rFonts w:ascii="宋体" w:hAnsi="宋体" w:cs="宋体"/>
              </w:rPr>
            </w:pPr>
          </w:p>
        </w:tc>
      </w:tr>
      <w:tr w:rsidR="00830FF7" w:rsidTr="00D56733">
        <w:trPr>
          <w:cantSplit/>
          <w:trHeight w:val="375"/>
          <w:jc w:val="center"/>
        </w:trPr>
        <w:tc>
          <w:tcPr>
            <w:tcW w:w="993" w:type="dxa"/>
            <w:vMerge/>
            <w:vAlign w:val="center"/>
          </w:tcPr>
          <w:p w:rsidR="00830FF7" w:rsidRPr="00577C9F" w:rsidRDefault="00830FF7" w:rsidP="00E047E7">
            <w:pPr>
              <w:tabs>
                <w:tab w:val="left" w:pos="7356"/>
              </w:tabs>
              <w:ind w:right="40"/>
            </w:pPr>
          </w:p>
        </w:tc>
        <w:tc>
          <w:tcPr>
            <w:tcW w:w="5526" w:type="dxa"/>
            <w:gridSpan w:val="7"/>
            <w:vAlign w:val="center"/>
          </w:tcPr>
          <w:p w:rsidR="00830FF7" w:rsidRPr="00577C9F" w:rsidRDefault="00830FF7" w:rsidP="00E047E7">
            <w:pPr>
              <w:jc w:val="center"/>
            </w:pPr>
            <w:r>
              <w:rPr>
                <w:rFonts w:hint="eastAsia"/>
              </w:rPr>
              <w:t>答辩小组</w:t>
            </w:r>
            <w:r>
              <w:t>评分合计（满分</w:t>
            </w:r>
            <w:r>
              <w:rPr>
                <w:rFonts w:hint="eastAsia"/>
              </w:rPr>
              <w:t>60</w:t>
            </w:r>
            <w:r>
              <w:rPr>
                <w:rFonts w:hint="eastAsia"/>
              </w:rPr>
              <w:t>分</w:t>
            </w:r>
            <w:r>
              <w:t>）</w:t>
            </w:r>
          </w:p>
        </w:tc>
        <w:tc>
          <w:tcPr>
            <w:tcW w:w="4252" w:type="dxa"/>
            <w:gridSpan w:val="14"/>
            <w:vAlign w:val="center"/>
          </w:tcPr>
          <w:p w:rsidR="00830FF7" w:rsidRPr="00676208" w:rsidRDefault="00830FF7" w:rsidP="00E047E7">
            <w:pPr>
              <w:spacing w:line="240" w:lineRule="exact"/>
              <w:jc w:val="center"/>
            </w:pPr>
          </w:p>
        </w:tc>
      </w:tr>
      <w:tr w:rsidR="00830FF7" w:rsidTr="00D56733">
        <w:trPr>
          <w:cantSplit/>
          <w:trHeight w:val="1423"/>
          <w:jc w:val="center"/>
        </w:trPr>
        <w:tc>
          <w:tcPr>
            <w:tcW w:w="993" w:type="dxa"/>
            <w:vMerge/>
            <w:vAlign w:val="center"/>
          </w:tcPr>
          <w:p w:rsidR="00830FF7" w:rsidRPr="00577C9F" w:rsidRDefault="00830FF7" w:rsidP="00E047E7">
            <w:pPr>
              <w:tabs>
                <w:tab w:val="left" w:pos="7356"/>
              </w:tabs>
              <w:ind w:right="40"/>
            </w:pPr>
          </w:p>
        </w:tc>
        <w:tc>
          <w:tcPr>
            <w:tcW w:w="9778" w:type="dxa"/>
            <w:gridSpan w:val="21"/>
          </w:tcPr>
          <w:p w:rsidR="00830FF7" w:rsidRDefault="00830FF7" w:rsidP="00E047E7">
            <w:r w:rsidRPr="00475D15">
              <w:rPr>
                <w:rFonts w:hint="eastAsia"/>
              </w:rPr>
              <w:t>意见：</w:t>
            </w:r>
          </w:p>
          <w:p w:rsidR="00830FF7" w:rsidRDefault="00554C3F" w:rsidP="00E047E7">
            <w:pPr>
              <w:widowControl/>
            </w:pPr>
            <w:r>
              <w:rPr>
                <w:rFonts w:hint="eastAsia"/>
              </w:rPr>
              <w:t>宋体，五号，</w:t>
            </w:r>
            <w:r>
              <w:rPr>
                <w:rFonts w:hint="eastAsia"/>
              </w:rPr>
              <w:t>1.2</w:t>
            </w:r>
            <w:r>
              <w:rPr>
                <w:rFonts w:hint="eastAsia"/>
              </w:rPr>
              <w:t>倍行距，两端对其，首行缩进</w:t>
            </w:r>
            <w:r>
              <w:rPr>
                <w:rFonts w:hint="eastAsia"/>
              </w:rPr>
              <w:t>2</w:t>
            </w:r>
            <w:r>
              <w:rPr>
                <w:rFonts w:hint="eastAsia"/>
              </w:rPr>
              <w:t>字符</w:t>
            </w:r>
          </w:p>
          <w:p w:rsidR="00830FF7" w:rsidRDefault="00830FF7" w:rsidP="00E047E7">
            <w:pPr>
              <w:widowControl/>
            </w:pPr>
          </w:p>
          <w:p w:rsidR="00830FF7" w:rsidRDefault="00830FF7" w:rsidP="00E047E7">
            <w:pPr>
              <w:widowControl/>
            </w:pPr>
          </w:p>
          <w:p w:rsidR="00830FF7" w:rsidRPr="00577C9F" w:rsidRDefault="00830FF7" w:rsidP="00E047E7">
            <w:pPr>
              <w:tabs>
                <w:tab w:val="left" w:pos="7356"/>
              </w:tabs>
              <w:ind w:leftChars="613" w:left="1287" w:right="40" w:firstLineChars="1100" w:firstLine="2310"/>
            </w:pPr>
            <w:r>
              <w:rPr>
                <w:rFonts w:hint="eastAsia"/>
              </w:rPr>
              <w:t>答辩小组组长签字：</w:t>
            </w:r>
            <w:r w:rsidRPr="00475D15">
              <w:rPr>
                <w:rFonts w:hint="eastAsia"/>
                <w:u w:val="single"/>
              </w:rPr>
              <w:t xml:space="preserve">         </w:t>
            </w:r>
            <w:r>
              <w:rPr>
                <w:rFonts w:hint="eastAsia"/>
                <w:u w:val="single"/>
              </w:rPr>
              <w:t xml:space="preserve">   </w:t>
            </w:r>
            <w:r>
              <w:rPr>
                <w:rFonts w:hint="eastAsia"/>
              </w:rPr>
              <w:t xml:space="preserve">  </w:t>
            </w:r>
            <w:r w:rsidRPr="00577C9F">
              <w:rPr>
                <w:rFonts w:hint="eastAsia"/>
              </w:rPr>
              <w:t xml:space="preserve">   </w:t>
            </w:r>
            <w:r w:rsidRPr="00577C9F">
              <w:rPr>
                <w:rFonts w:hint="eastAsia"/>
              </w:rPr>
              <w:t>年</w:t>
            </w:r>
            <w:r w:rsidRPr="00577C9F">
              <w:rPr>
                <w:rFonts w:hint="eastAsia"/>
              </w:rPr>
              <w:t xml:space="preserve">   </w:t>
            </w:r>
            <w:r w:rsidRPr="00577C9F">
              <w:rPr>
                <w:rFonts w:hint="eastAsia"/>
              </w:rPr>
              <w:t>月</w:t>
            </w:r>
            <w:r w:rsidRPr="00577C9F">
              <w:rPr>
                <w:rFonts w:hint="eastAsia"/>
              </w:rPr>
              <w:t xml:space="preserve">   </w:t>
            </w:r>
            <w:r w:rsidRPr="00577C9F">
              <w:rPr>
                <w:rFonts w:hint="eastAsia"/>
              </w:rPr>
              <w:t>日</w:t>
            </w:r>
          </w:p>
        </w:tc>
      </w:tr>
      <w:tr w:rsidR="00830FF7" w:rsidTr="00D56733">
        <w:trPr>
          <w:cantSplit/>
          <w:trHeight w:val="619"/>
          <w:jc w:val="center"/>
        </w:trPr>
        <w:tc>
          <w:tcPr>
            <w:tcW w:w="993" w:type="dxa"/>
            <w:vMerge/>
            <w:textDirection w:val="tbRlV"/>
            <w:vAlign w:val="center"/>
          </w:tcPr>
          <w:p w:rsidR="00830FF7" w:rsidRPr="00577C9F" w:rsidRDefault="00830FF7" w:rsidP="00E047E7">
            <w:pPr>
              <w:ind w:left="113" w:right="113"/>
              <w:jc w:val="center"/>
            </w:pPr>
          </w:p>
        </w:tc>
        <w:tc>
          <w:tcPr>
            <w:tcW w:w="9778" w:type="dxa"/>
            <w:gridSpan w:val="21"/>
            <w:vAlign w:val="center"/>
          </w:tcPr>
          <w:p w:rsidR="00830FF7" w:rsidRDefault="00830FF7" w:rsidP="00E047E7">
            <w:pPr>
              <w:rPr>
                <w:sz w:val="24"/>
              </w:rPr>
            </w:pPr>
            <w:r w:rsidRPr="00DA154A">
              <w:rPr>
                <w:rFonts w:hint="eastAsia"/>
              </w:rPr>
              <w:t>答辩小组成员</w:t>
            </w:r>
            <w:r>
              <w:rPr>
                <w:rFonts w:hint="eastAsia"/>
              </w:rPr>
              <w:t>：</w:t>
            </w:r>
            <w:r w:rsidR="00CB31E9">
              <w:rPr>
                <w:rFonts w:hint="eastAsia"/>
              </w:rPr>
              <w:t>宋体，</w:t>
            </w:r>
            <w:r w:rsidR="00CB31E9">
              <w:t>五号</w:t>
            </w:r>
          </w:p>
        </w:tc>
      </w:tr>
      <w:tr w:rsidR="00830FF7" w:rsidTr="00CB31E9">
        <w:trPr>
          <w:cantSplit/>
          <w:trHeight w:val="3236"/>
          <w:jc w:val="center"/>
        </w:trPr>
        <w:tc>
          <w:tcPr>
            <w:tcW w:w="993" w:type="dxa"/>
            <w:textDirection w:val="tbRlV"/>
            <w:vAlign w:val="center"/>
          </w:tcPr>
          <w:p w:rsidR="00830FF7" w:rsidRDefault="00830FF7" w:rsidP="00E047E7">
            <w:pPr>
              <w:ind w:left="113" w:right="113"/>
              <w:jc w:val="center"/>
            </w:pPr>
            <w:r>
              <w:rPr>
                <w:rFonts w:hint="eastAsia"/>
              </w:rPr>
              <w:t>学</w:t>
            </w:r>
            <w:r>
              <w:rPr>
                <w:rFonts w:hint="eastAsia"/>
              </w:rPr>
              <w:t xml:space="preserve"> </w:t>
            </w:r>
            <w:r>
              <w:rPr>
                <w:rFonts w:hint="eastAsia"/>
              </w:rPr>
              <w:t>院</w:t>
            </w:r>
            <w:r>
              <w:rPr>
                <w:rFonts w:hint="eastAsia"/>
              </w:rPr>
              <w:t xml:space="preserve"> </w:t>
            </w:r>
            <w:r>
              <w:rPr>
                <w:rFonts w:hint="eastAsia"/>
              </w:rPr>
              <w:t>意</w:t>
            </w:r>
            <w:r>
              <w:rPr>
                <w:rFonts w:hint="eastAsia"/>
              </w:rPr>
              <w:t xml:space="preserve"> </w:t>
            </w:r>
            <w:r>
              <w:rPr>
                <w:rFonts w:hint="eastAsia"/>
              </w:rPr>
              <w:t>见</w:t>
            </w:r>
          </w:p>
        </w:tc>
        <w:tc>
          <w:tcPr>
            <w:tcW w:w="9778" w:type="dxa"/>
            <w:gridSpan w:val="21"/>
            <w:vAlign w:val="center"/>
          </w:tcPr>
          <w:p w:rsidR="00830FF7" w:rsidRPr="00475D15" w:rsidRDefault="00830FF7" w:rsidP="00E047E7"/>
          <w:p w:rsidR="00830FF7" w:rsidRDefault="00830FF7" w:rsidP="00E047E7">
            <w:r>
              <w:rPr>
                <w:rFonts w:hint="eastAsia"/>
              </w:rPr>
              <w:t>最终成绩：百分制</w:t>
            </w:r>
            <w:r>
              <w:rPr>
                <w:rFonts w:hint="eastAsia"/>
                <w:u w:val="single"/>
              </w:rPr>
              <w:t xml:space="preserve">         </w:t>
            </w:r>
            <w:r w:rsidRPr="00676208">
              <w:rPr>
                <w:rFonts w:hint="eastAsia"/>
              </w:rPr>
              <w:t>；</w:t>
            </w:r>
            <w:r>
              <w:rPr>
                <w:rFonts w:hint="eastAsia"/>
              </w:rPr>
              <w:t xml:space="preserve"> </w:t>
            </w:r>
            <w:r>
              <w:rPr>
                <w:rFonts w:hint="eastAsia"/>
              </w:rPr>
              <w:t>五分制</w:t>
            </w:r>
            <w:r w:rsidRPr="00676208">
              <w:rPr>
                <w:rFonts w:hint="eastAsia"/>
                <w:u w:val="single"/>
              </w:rPr>
              <w:t xml:space="preserve">           </w:t>
            </w:r>
            <w:r w:rsidRPr="00475D15">
              <w:rPr>
                <w:rFonts w:hint="eastAsia"/>
              </w:rPr>
              <w:t xml:space="preserve">                </w:t>
            </w:r>
            <w:r>
              <w:rPr>
                <w:rFonts w:hint="eastAsia"/>
              </w:rPr>
              <w:t xml:space="preserve">  </w:t>
            </w:r>
            <w:r w:rsidRPr="00475D15">
              <w:rPr>
                <w:rFonts w:hint="eastAsia"/>
              </w:rPr>
              <w:t xml:space="preserve"> </w:t>
            </w:r>
          </w:p>
          <w:p w:rsidR="00830FF7" w:rsidRDefault="00830FF7" w:rsidP="00E047E7"/>
          <w:p w:rsidR="00830FF7" w:rsidRPr="00475D15" w:rsidRDefault="00830FF7" w:rsidP="00E047E7">
            <w:pPr>
              <w:ind w:firstLineChars="1400" w:firstLine="2940"/>
            </w:pPr>
            <w:r>
              <w:rPr>
                <w:rFonts w:hint="eastAsia"/>
              </w:rPr>
              <w:t>院长签章：</w:t>
            </w:r>
            <w:r>
              <w:rPr>
                <w:rFonts w:hint="eastAsia"/>
              </w:rPr>
              <w:t xml:space="preserve">        </w:t>
            </w:r>
            <w:r>
              <w:rPr>
                <w:rFonts w:hint="eastAsia"/>
              </w:rPr>
              <w:t>学院盖章：</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830FF7" w:rsidTr="0020388A">
        <w:trPr>
          <w:cantSplit/>
          <w:trHeight w:val="748"/>
          <w:jc w:val="center"/>
        </w:trPr>
        <w:tc>
          <w:tcPr>
            <w:tcW w:w="993" w:type="dxa"/>
            <w:textDirection w:val="tbRlV"/>
            <w:vAlign w:val="center"/>
          </w:tcPr>
          <w:p w:rsidR="00830FF7" w:rsidRPr="00577C9F" w:rsidRDefault="00830FF7" w:rsidP="00E047E7">
            <w:pPr>
              <w:ind w:left="113" w:right="113"/>
              <w:jc w:val="center"/>
            </w:pPr>
            <w:r w:rsidRPr="00577C9F">
              <w:rPr>
                <w:rFonts w:hint="eastAsia"/>
              </w:rPr>
              <w:t>备注</w:t>
            </w:r>
          </w:p>
        </w:tc>
        <w:tc>
          <w:tcPr>
            <w:tcW w:w="9778" w:type="dxa"/>
            <w:gridSpan w:val="21"/>
            <w:vAlign w:val="center"/>
          </w:tcPr>
          <w:p w:rsidR="00830FF7" w:rsidRDefault="00830FF7" w:rsidP="00E047E7">
            <w:pPr>
              <w:rPr>
                <w:sz w:val="24"/>
              </w:rPr>
            </w:pPr>
          </w:p>
        </w:tc>
      </w:tr>
    </w:tbl>
    <w:p w:rsidR="00830FF7" w:rsidRPr="00B33B79" w:rsidRDefault="00830FF7" w:rsidP="00830FF7">
      <w:pPr>
        <w:jc w:val="left"/>
        <w:rPr>
          <w:rFonts w:ascii="宋体" w:hAnsi="宋体"/>
          <w:sz w:val="18"/>
          <w:szCs w:val="18"/>
        </w:rPr>
      </w:pPr>
      <w:r w:rsidRPr="00B33B79">
        <w:rPr>
          <w:rFonts w:ascii="宋体" w:hAnsi="宋体" w:hint="eastAsia"/>
          <w:sz w:val="18"/>
          <w:szCs w:val="18"/>
        </w:rPr>
        <w:t>注：1．毕业设计（论文）成绩由中期</w:t>
      </w:r>
      <w:r w:rsidRPr="00B33B79">
        <w:rPr>
          <w:rFonts w:ascii="宋体" w:hAnsi="宋体"/>
          <w:sz w:val="18"/>
          <w:szCs w:val="18"/>
        </w:rPr>
        <w:t>检查评分（</w:t>
      </w:r>
      <w:r w:rsidRPr="00B33B79">
        <w:rPr>
          <w:rFonts w:ascii="宋体" w:hAnsi="宋体" w:hint="eastAsia"/>
          <w:sz w:val="18"/>
          <w:szCs w:val="18"/>
        </w:rPr>
        <w:t>满分10分</w:t>
      </w:r>
      <w:r w:rsidRPr="00B33B79">
        <w:rPr>
          <w:rFonts w:ascii="宋体" w:hAnsi="宋体"/>
          <w:sz w:val="18"/>
          <w:szCs w:val="18"/>
        </w:rPr>
        <w:t>）</w:t>
      </w:r>
      <w:r>
        <w:rPr>
          <w:rFonts w:ascii="宋体" w:hAnsi="宋体" w:hint="eastAsia"/>
          <w:sz w:val="18"/>
          <w:szCs w:val="18"/>
        </w:rPr>
        <w:t>、</w:t>
      </w:r>
      <w:r w:rsidRPr="00B33B79">
        <w:rPr>
          <w:rFonts w:ascii="宋体" w:hAnsi="宋体" w:hint="eastAsia"/>
          <w:sz w:val="18"/>
          <w:szCs w:val="18"/>
        </w:rPr>
        <w:t>指导教师评分/复议</w:t>
      </w:r>
      <w:r w:rsidRPr="00B33B79">
        <w:rPr>
          <w:rFonts w:ascii="宋体" w:hAnsi="宋体"/>
          <w:sz w:val="18"/>
          <w:szCs w:val="18"/>
        </w:rPr>
        <w:t>评分</w:t>
      </w:r>
      <w:r w:rsidRPr="00B33B79">
        <w:rPr>
          <w:rFonts w:ascii="宋体" w:hAnsi="宋体" w:hint="eastAsia"/>
          <w:sz w:val="18"/>
          <w:szCs w:val="18"/>
        </w:rPr>
        <w:t>（满分</w:t>
      </w:r>
      <w:r w:rsidRPr="00B33B79">
        <w:rPr>
          <w:rFonts w:ascii="宋体" w:hAnsi="宋体"/>
          <w:sz w:val="18"/>
          <w:szCs w:val="18"/>
        </w:rPr>
        <w:t>3</w:t>
      </w:r>
      <w:r w:rsidRPr="00B33B79">
        <w:rPr>
          <w:rFonts w:ascii="宋体" w:hAnsi="宋体" w:hint="eastAsia"/>
          <w:sz w:val="18"/>
          <w:szCs w:val="18"/>
        </w:rPr>
        <w:t>0分）和答辩小组评分（满分60分）相加，得出百分制成绩，再按100-90分为“优”、89-80分为“良”、79-70分为“中”、69-60分为“及格”、60分以下为“不及格”的标准折合成五级分制成绩；</w:t>
      </w:r>
    </w:p>
    <w:p w:rsidR="00830FF7" w:rsidRPr="00B33B79" w:rsidRDefault="00830FF7" w:rsidP="00830FF7">
      <w:pPr>
        <w:ind w:firstLineChars="200" w:firstLine="360"/>
        <w:jc w:val="left"/>
        <w:rPr>
          <w:rFonts w:ascii="宋体" w:hAnsi="宋体"/>
          <w:sz w:val="18"/>
          <w:szCs w:val="18"/>
        </w:rPr>
      </w:pPr>
      <w:r>
        <w:rPr>
          <w:rFonts w:ascii="宋体" w:hAnsi="宋体" w:hint="eastAsia"/>
          <w:sz w:val="18"/>
          <w:szCs w:val="18"/>
        </w:rPr>
        <w:t>2</w:t>
      </w:r>
      <w:r w:rsidRPr="00B33B79">
        <w:rPr>
          <w:rFonts w:ascii="宋体" w:hAnsi="宋体" w:hint="eastAsia"/>
          <w:sz w:val="18"/>
          <w:szCs w:val="18"/>
        </w:rPr>
        <w:t>． 此表原件一式三份，一份存入学生档案，一份装订到毕业论文中，一份交教务处存入档案馆。</w:t>
      </w:r>
    </w:p>
    <w:p w:rsidR="00185167" w:rsidRPr="00830FF7" w:rsidRDefault="00185167" w:rsidP="00072D6F">
      <w:pPr>
        <w:jc w:val="center"/>
        <w:rPr>
          <w:b/>
          <w:sz w:val="30"/>
          <w:szCs w:val="30"/>
        </w:rPr>
      </w:pPr>
    </w:p>
    <w:p w:rsidR="00185167" w:rsidRDefault="00185167" w:rsidP="00072D6F">
      <w:pPr>
        <w:jc w:val="center"/>
        <w:rPr>
          <w:b/>
          <w:sz w:val="30"/>
          <w:szCs w:val="30"/>
        </w:rPr>
      </w:pPr>
    </w:p>
    <w:p w:rsidR="00185167" w:rsidRDefault="00185167" w:rsidP="00072D6F">
      <w:pPr>
        <w:jc w:val="center"/>
        <w:rPr>
          <w:b/>
          <w:sz w:val="30"/>
          <w:szCs w:val="30"/>
        </w:rPr>
      </w:pPr>
    </w:p>
    <w:p w:rsidR="00185167" w:rsidRDefault="00185167" w:rsidP="00072D6F">
      <w:pPr>
        <w:jc w:val="center"/>
        <w:rPr>
          <w:b/>
          <w:sz w:val="30"/>
          <w:szCs w:val="30"/>
        </w:rPr>
      </w:pPr>
    </w:p>
    <w:p w:rsidR="00185167" w:rsidRDefault="00185167" w:rsidP="00072D6F">
      <w:pPr>
        <w:jc w:val="center"/>
        <w:rPr>
          <w:b/>
          <w:sz w:val="30"/>
          <w:szCs w:val="30"/>
        </w:rPr>
      </w:pPr>
    </w:p>
    <w:p w:rsidR="00185167" w:rsidRDefault="00185167" w:rsidP="00072D6F">
      <w:pPr>
        <w:jc w:val="center"/>
        <w:rPr>
          <w:b/>
          <w:sz w:val="30"/>
          <w:szCs w:val="30"/>
        </w:rPr>
      </w:pPr>
    </w:p>
    <w:p w:rsidR="00185167" w:rsidRDefault="00185167" w:rsidP="00072D6F">
      <w:pPr>
        <w:jc w:val="center"/>
        <w:rPr>
          <w:b/>
          <w:sz w:val="30"/>
          <w:szCs w:val="30"/>
        </w:rPr>
      </w:pPr>
    </w:p>
    <w:p w:rsidR="005738E0" w:rsidRDefault="005738E0" w:rsidP="00072D6F">
      <w:pPr>
        <w:jc w:val="center"/>
        <w:rPr>
          <w:b/>
          <w:sz w:val="30"/>
          <w:szCs w:val="30"/>
        </w:rPr>
      </w:pPr>
    </w:p>
    <w:p w:rsidR="005738E0" w:rsidRDefault="005738E0" w:rsidP="00072D6F">
      <w:pPr>
        <w:jc w:val="center"/>
        <w:rPr>
          <w:b/>
          <w:sz w:val="30"/>
          <w:szCs w:val="30"/>
        </w:rPr>
      </w:pPr>
    </w:p>
    <w:p w:rsidR="005738E0" w:rsidRDefault="005738E0" w:rsidP="00072D6F">
      <w:pPr>
        <w:jc w:val="center"/>
        <w:rPr>
          <w:b/>
          <w:sz w:val="30"/>
          <w:szCs w:val="30"/>
        </w:rPr>
      </w:pPr>
    </w:p>
    <w:p w:rsidR="00072D6F" w:rsidRPr="00982079" w:rsidRDefault="00072D6F" w:rsidP="00072D6F">
      <w:pPr>
        <w:jc w:val="center"/>
        <w:rPr>
          <w:b/>
          <w:sz w:val="30"/>
          <w:szCs w:val="30"/>
        </w:rPr>
      </w:pPr>
      <w:r w:rsidRPr="00982079">
        <w:rPr>
          <w:rFonts w:hint="eastAsia"/>
          <w:b/>
          <w:sz w:val="30"/>
          <w:szCs w:val="30"/>
        </w:rPr>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p>
    <w:p w:rsidR="00072D6F" w:rsidRPr="00982079" w:rsidRDefault="00072D6F" w:rsidP="00072D6F">
      <w:pPr>
        <w:jc w:val="center"/>
        <w:rPr>
          <w:b/>
          <w:sz w:val="30"/>
          <w:szCs w:val="30"/>
        </w:rPr>
      </w:pPr>
      <w:r w:rsidRPr="00982079">
        <w:rPr>
          <w:rFonts w:hint="eastAsia"/>
          <w:b/>
          <w:sz w:val="30"/>
          <w:szCs w:val="30"/>
        </w:rPr>
        <w:t>本科毕业设计（论文）诚信声明</w:t>
      </w:r>
    </w:p>
    <w:p w:rsidR="00072D6F" w:rsidRPr="00982079" w:rsidRDefault="00072D6F" w:rsidP="00072D6F">
      <w:pPr>
        <w:pStyle w:val="a7"/>
        <w:spacing w:line="400" w:lineRule="exact"/>
        <w:ind w:firstLineChars="200" w:firstLine="480"/>
      </w:pPr>
    </w:p>
    <w:p w:rsidR="00072D6F" w:rsidRPr="00982079" w:rsidRDefault="00072D6F" w:rsidP="00072D6F">
      <w:pPr>
        <w:pStyle w:val="a7"/>
        <w:spacing w:line="400" w:lineRule="exact"/>
        <w:ind w:firstLineChars="200" w:firstLine="480"/>
      </w:pPr>
      <w:r w:rsidRPr="00982079">
        <w:rPr>
          <w:rFonts w:hint="eastAsia"/>
        </w:rPr>
        <w:t>本人声明所呈交的毕业设计（论文），题目《</w:t>
      </w:r>
      <w:r w:rsidR="009A3D37">
        <w:rPr>
          <w:rFonts w:hint="eastAsia"/>
        </w:rPr>
        <w:t>学生作业批改系统</w:t>
      </w:r>
      <w:r w:rsidRPr="00982079">
        <w:rPr>
          <w:rFonts w:hint="eastAsia"/>
        </w:rPr>
        <w:t>》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rsidR="00072D6F" w:rsidRPr="00982079" w:rsidRDefault="00072D6F" w:rsidP="00072D6F">
      <w:pPr>
        <w:spacing w:line="400" w:lineRule="exact"/>
        <w:ind w:firstLineChars="200" w:firstLine="480"/>
        <w:rPr>
          <w:sz w:val="24"/>
        </w:rPr>
      </w:pPr>
      <w:r w:rsidRPr="00982079">
        <w:rPr>
          <w:rFonts w:hint="eastAsia"/>
          <w:sz w:val="24"/>
        </w:rPr>
        <w:t>申请学位论文与资料若有不实之处，本人承担一切相关责任。</w:t>
      </w:r>
    </w:p>
    <w:p w:rsidR="00072D6F" w:rsidRPr="00982079" w:rsidRDefault="00072D6F" w:rsidP="00072D6F">
      <w:pPr>
        <w:spacing w:line="400" w:lineRule="exact"/>
        <w:ind w:firstLineChars="200" w:firstLine="480"/>
        <w:rPr>
          <w:sz w:val="24"/>
        </w:rPr>
      </w:pPr>
    </w:p>
    <w:p w:rsidR="00072D6F" w:rsidRPr="00982079" w:rsidRDefault="00072D6F" w:rsidP="00072D6F">
      <w:pPr>
        <w:spacing w:line="400" w:lineRule="exact"/>
        <w:ind w:firstLineChars="200" w:firstLine="480"/>
        <w:rPr>
          <w:sz w:val="24"/>
        </w:rPr>
      </w:pPr>
      <w:r w:rsidRPr="00982079">
        <w:rPr>
          <w:rFonts w:hint="eastAsia"/>
          <w:sz w:val="24"/>
        </w:rPr>
        <w:t>本人签名：</w:t>
      </w:r>
      <w:r w:rsidRPr="00982079">
        <w:rPr>
          <w:rFonts w:hint="eastAsia"/>
          <w:sz w:val="24"/>
          <w:u w:val="single"/>
        </w:rPr>
        <w:t xml:space="preserve">                  </w:t>
      </w:r>
      <w:r w:rsidRPr="00982079">
        <w:rPr>
          <w:rFonts w:hint="eastAsia"/>
          <w:sz w:val="24"/>
        </w:rPr>
        <w:t xml:space="preserve">    </w:t>
      </w:r>
      <w:r w:rsidRPr="00982079">
        <w:rPr>
          <w:rFonts w:hint="eastAsia"/>
          <w:sz w:val="24"/>
        </w:rPr>
        <w:t>日期：</w:t>
      </w:r>
      <w:r w:rsidRPr="00982079">
        <w:rPr>
          <w:rFonts w:hint="eastAsia"/>
          <w:sz w:val="24"/>
          <w:u w:val="single"/>
        </w:rPr>
        <w:t xml:space="preserve">                    </w:t>
      </w:r>
    </w:p>
    <w:p w:rsidR="00072D6F" w:rsidRPr="00982079" w:rsidRDefault="00072D6F" w:rsidP="00072D6F">
      <w:pPr>
        <w:jc w:val="center"/>
        <w:rPr>
          <w:rFonts w:eastAsia="黑体"/>
          <w:sz w:val="52"/>
        </w:rPr>
      </w:pPr>
    </w:p>
    <w:p w:rsidR="00072D6F" w:rsidRPr="00982079" w:rsidRDefault="00072D6F" w:rsidP="00072D6F">
      <w:pPr>
        <w:jc w:val="center"/>
        <w:rPr>
          <w:rFonts w:eastAsia="黑体"/>
          <w:sz w:val="52"/>
        </w:rPr>
      </w:pPr>
    </w:p>
    <w:p w:rsidR="00072D6F" w:rsidRPr="00982079" w:rsidRDefault="00072D6F" w:rsidP="00072D6F">
      <w:pPr>
        <w:jc w:val="center"/>
        <w:rPr>
          <w:rFonts w:eastAsia="黑体"/>
          <w:sz w:val="52"/>
        </w:rPr>
      </w:pPr>
    </w:p>
    <w:p w:rsidR="00072D6F" w:rsidRPr="00982079" w:rsidRDefault="00072D6F" w:rsidP="00072D6F">
      <w:pPr>
        <w:jc w:val="center"/>
        <w:rPr>
          <w:rFonts w:eastAsia="黑体"/>
          <w:sz w:val="52"/>
        </w:rPr>
      </w:pPr>
    </w:p>
    <w:p w:rsidR="00072D6F" w:rsidRPr="00982079" w:rsidRDefault="00072D6F" w:rsidP="00072D6F">
      <w:pPr>
        <w:jc w:val="center"/>
        <w:rPr>
          <w:rFonts w:eastAsia="黑体"/>
          <w:sz w:val="52"/>
        </w:rPr>
      </w:pPr>
    </w:p>
    <w:p w:rsidR="00072D6F" w:rsidRPr="00982079" w:rsidRDefault="00072D6F" w:rsidP="00072D6F">
      <w:pPr>
        <w:jc w:val="center"/>
        <w:rPr>
          <w:rFonts w:eastAsia="黑体"/>
          <w:sz w:val="52"/>
        </w:rPr>
      </w:pPr>
    </w:p>
    <w:p w:rsidR="00072D6F" w:rsidRPr="00982079" w:rsidRDefault="00072D6F" w:rsidP="00072D6F">
      <w:pPr>
        <w:jc w:val="center"/>
        <w:rPr>
          <w:rFonts w:eastAsia="黑体"/>
          <w:sz w:val="52"/>
        </w:rPr>
      </w:pPr>
    </w:p>
    <w:p w:rsidR="00C7780A" w:rsidRDefault="00DD2656">
      <w:pPr>
        <w:widowControl/>
        <w:jc w:val="left"/>
        <w:rPr>
          <w:rFonts w:eastAsia="黑体"/>
          <w:sz w:val="52"/>
        </w:rPr>
        <w:sectPr w:rsidR="00C7780A" w:rsidSect="00606B03">
          <w:pgSz w:w="11906" w:h="16838" w:code="9"/>
          <w:pgMar w:top="567" w:right="1418" w:bottom="567" w:left="1418" w:header="851" w:footer="851" w:gutter="0"/>
          <w:pgNumType w:start="1"/>
          <w:cols w:space="425"/>
          <w:docGrid w:linePitch="312"/>
        </w:sectPr>
      </w:pPr>
      <w:r>
        <w:rPr>
          <w:rFonts w:eastAsia="黑体"/>
          <w:sz w:val="52"/>
        </w:rPr>
        <w:br w:type="page"/>
      </w:r>
    </w:p>
    <w:p w:rsidR="00A52645" w:rsidRPr="00A93259" w:rsidRDefault="00A93259" w:rsidP="00A52645">
      <w:pPr>
        <w:autoSpaceDE w:val="0"/>
        <w:autoSpaceDN w:val="0"/>
        <w:adjustRightInd w:val="0"/>
        <w:spacing w:line="288" w:lineRule="auto"/>
        <w:jc w:val="center"/>
        <w:rPr>
          <w:rFonts w:ascii="黑体" w:eastAsia="黑体" w:hAnsi="黑体"/>
          <w:b/>
          <w:sz w:val="32"/>
          <w:szCs w:val="32"/>
        </w:rPr>
      </w:pPr>
      <w:bookmarkStart w:id="1" w:name="_Toc413704332"/>
      <w:r w:rsidRPr="00A93259">
        <w:rPr>
          <w:rFonts w:ascii="黑体" w:eastAsia="黑体" w:hAnsi="黑体" w:hint="eastAsia"/>
          <w:b/>
          <w:sz w:val="32"/>
          <w:szCs w:val="32"/>
        </w:rPr>
        <w:lastRenderedPageBreak/>
        <w:t>学生作业批改系统</w:t>
      </w:r>
    </w:p>
    <w:p w:rsidR="00A52645" w:rsidRPr="00A52645" w:rsidRDefault="00A52645" w:rsidP="00A52645">
      <w:pPr>
        <w:autoSpaceDE w:val="0"/>
        <w:autoSpaceDN w:val="0"/>
        <w:adjustRightInd w:val="0"/>
        <w:spacing w:line="288" w:lineRule="auto"/>
        <w:jc w:val="center"/>
        <w:rPr>
          <w:rFonts w:ascii="黑体" w:eastAsia="黑体" w:hAnsi="黑体"/>
          <w:sz w:val="32"/>
          <w:szCs w:val="32"/>
        </w:rPr>
      </w:pPr>
    </w:p>
    <w:p w:rsidR="00A52645" w:rsidRDefault="00A52645" w:rsidP="00A52645">
      <w:pPr>
        <w:autoSpaceDE w:val="0"/>
        <w:autoSpaceDN w:val="0"/>
        <w:adjustRightInd w:val="0"/>
        <w:spacing w:line="288" w:lineRule="auto"/>
        <w:jc w:val="center"/>
        <w:rPr>
          <w:rFonts w:ascii="黑体" w:eastAsia="黑体" w:hAnsi="黑体"/>
          <w:sz w:val="30"/>
          <w:szCs w:val="30"/>
        </w:rPr>
      </w:pPr>
      <w:r w:rsidRPr="00C72D47">
        <w:rPr>
          <w:rFonts w:ascii="黑体" w:eastAsia="黑体" w:hAnsi="黑体" w:hint="eastAsia"/>
          <w:b/>
          <w:color w:val="000000" w:themeColor="text1"/>
          <w:sz w:val="30"/>
          <w:szCs w:val="30"/>
        </w:rPr>
        <w:t>摘</w:t>
      </w:r>
      <w:r w:rsidR="00A93259">
        <w:rPr>
          <w:rFonts w:ascii="黑体" w:eastAsia="黑体" w:hAnsi="黑体"/>
          <w:b/>
          <w:color w:val="000000" w:themeColor="text1"/>
          <w:sz w:val="30"/>
          <w:szCs w:val="30"/>
        </w:rPr>
        <w:t xml:space="preserve"> </w:t>
      </w:r>
      <w:r w:rsidRPr="00C72D47">
        <w:rPr>
          <w:rFonts w:ascii="黑体" w:eastAsia="黑体" w:hAnsi="黑体" w:hint="eastAsia"/>
          <w:b/>
          <w:color w:val="000000" w:themeColor="text1"/>
          <w:sz w:val="30"/>
          <w:szCs w:val="30"/>
        </w:rPr>
        <w:t>要</w:t>
      </w:r>
      <w:bookmarkEnd w:id="1"/>
    </w:p>
    <w:p w:rsidR="00A52645" w:rsidRPr="00A52645" w:rsidRDefault="00A52645" w:rsidP="00A52645">
      <w:pPr>
        <w:autoSpaceDE w:val="0"/>
        <w:autoSpaceDN w:val="0"/>
        <w:adjustRightInd w:val="0"/>
        <w:spacing w:line="288" w:lineRule="auto"/>
        <w:jc w:val="center"/>
        <w:rPr>
          <w:rFonts w:ascii="黑体" w:eastAsia="黑体" w:hAnsi="黑体"/>
          <w:sz w:val="30"/>
          <w:szCs w:val="30"/>
        </w:rPr>
      </w:pPr>
    </w:p>
    <w:p w:rsidR="00A52645" w:rsidRDefault="00B87A3E" w:rsidP="00A93259">
      <w:pPr>
        <w:autoSpaceDE w:val="0"/>
        <w:autoSpaceDN w:val="0"/>
        <w:adjustRightInd w:val="0"/>
        <w:spacing w:line="288" w:lineRule="auto"/>
        <w:ind w:firstLineChars="200" w:firstLine="480"/>
        <w:jc w:val="left"/>
        <w:rPr>
          <w:rFonts w:ascii="宋体" w:eastAsia="宋体" w:hAnsi="宋体" w:cs="瀹嬩綋"/>
          <w:kern w:val="0"/>
          <w:sz w:val="24"/>
          <w:szCs w:val="24"/>
        </w:rPr>
      </w:pPr>
      <w:r>
        <w:rPr>
          <w:rFonts w:ascii="宋体" w:eastAsia="宋体" w:hAnsi="宋体" w:cs="瀹嬩綋" w:hint="eastAsia"/>
          <w:kern w:val="0"/>
          <w:sz w:val="24"/>
          <w:szCs w:val="24"/>
        </w:rPr>
        <w:t>该选题基于传统</w:t>
      </w:r>
      <w:r w:rsidR="001C2B61">
        <w:rPr>
          <w:rFonts w:ascii="宋体" w:eastAsia="宋体" w:hAnsi="宋体" w:cs="瀹嬩綋" w:hint="eastAsia"/>
          <w:kern w:val="0"/>
          <w:sz w:val="24"/>
          <w:szCs w:val="24"/>
        </w:rPr>
        <w:t>作业提交速度慢、效率低等弊端，旨在结合网络的高效和便利，为在校师生提供一个</w:t>
      </w:r>
      <w:r w:rsidR="00791DE7">
        <w:rPr>
          <w:rFonts w:ascii="宋体" w:eastAsia="宋体" w:hAnsi="宋体" w:cs="瀹嬩綋" w:hint="eastAsia"/>
          <w:kern w:val="0"/>
          <w:sz w:val="24"/>
          <w:szCs w:val="24"/>
        </w:rPr>
        <w:t>在线作业批改平台。以往的作业批改依赖老旧的流程：</w:t>
      </w:r>
      <w:r w:rsidR="00214BA0">
        <w:rPr>
          <w:rFonts w:ascii="宋体" w:eastAsia="宋体" w:hAnsi="宋体" w:cs="瀹嬩綋" w:hint="eastAsia"/>
          <w:kern w:val="0"/>
          <w:sz w:val="24"/>
          <w:szCs w:val="24"/>
        </w:rPr>
        <w:t>教</w:t>
      </w:r>
      <w:r w:rsidR="00791DE7">
        <w:rPr>
          <w:rFonts w:ascii="宋体" w:eastAsia="宋体" w:hAnsi="宋体" w:cs="瀹嬩綋" w:hint="eastAsia"/>
          <w:kern w:val="0"/>
          <w:sz w:val="24"/>
          <w:szCs w:val="24"/>
        </w:rPr>
        <w:t>师课堂布置作业-学生记录作业-学生按时完成-</w:t>
      </w:r>
      <w:r w:rsidR="00214BA0">
        <w:rPr>
          <w:rFonts w:ascii="宋体" w:eastAsia="宋体" w:hAnsi="宋体" w:cs="瀹嬩綋" w:hint="eastAsia"/>
          <w:kern w:val="0"/>
          <w:sz w:val="24"/>
          <w:szCs w:val="24"/>
        </w:rPr>
        <w:t>课间课代表收集-教师</w:t>
      </w:r>
      <w:r w:rsidR="00890EA0">
        <w:rPr>
          <w:rFonts w:ascii="宋体" w:eastAsia="宋体" w:hAnsi="宋体" w:cs="瀹嬩綋" w:hint="eastAsia"/>
          <w:kern w:val="0"/>
          <w:sz w:val="24"/>
          <w:szCs w:val="24"/>
        </w:rPr>
        <w:t>讲解批改</w:t>
      </w:r>
      <w:r w:rsidR="00DF59B3">
        <w:rPr>
          <w:rFonts w:ascii="宋体" w:eastAsia="宋体" w:hAnsi="宋体" w:cs="瀹嬩綋" w:hint="eastAsia"/>
          <w:kern w:val="0"/>
          <w:sz w:val="24"/>
          <w:szCs w:val="24"/>
        </w:rPr>
        <w:t>-</w:t>
      </w:r>
      <w:r w:rsidR="00890EA0">
        <w:rPr>
          <w:rFonts w:ascii="宋体" w:eastAsia="宋体" w:hAnsi="宋体" w:cs="瀹嬩綋" w:hint="eastAsia"/>
          <w:kern w:val="0"/>
          <w:sz w:val="24"/>
          <w:szCs w:val="24"/>
        </w:rPr>
        <w:t>课代表分发-学生纠错保存-教师期末统计平时分，纵观这一流程，给人第一印象便是繁琐拖沓，很多过程都可能发生时间的浪费和作业的遗漏。于是该选题应运而生，于学校具有十分现实的意义，能够大幅度提高作业批改的效率，并在繁忙的期末提供便利。</w:t>
      </w:r>
    </w:p>
    <w:p w:rsidR="00890EA0" w:rsidRDefault="00890EA0" w:rsidP="00A93259">
      <w:pPr>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本文主要基于完成该系统程序所做的记录和总结，包括课题相关内容、采用技术介绍、系统需求分析、系统总体设计、</w:t>
      </w:r>
      <w:r w:rsidR="003A6EBF">
        <w:rPr>
          <w:rFonts w:ascii="宋体" w:eastAsia="宋体" w:hAnsi="宋体" w:cs="瀹嬩綋" w:hint="eastAsia"/>
          <w:kern w:val="0"/>
          <w:sz w:val="24"/>
          <w:szCs w:val="24"/>
        </w:rPr>
        <w:t>主要功能模块详细设计、功能测试改进和总结展望。对程序的过程实现和功能分析等具有完备的分析，是对整个项目从立项到完成的流程记录，其中内容可以根据需要在文中自行查看了解。</w:t>
      </w:r>
    </w:p>
    <w:p w:rsidR="003A6EBF" w:rsidRPr="003A6EBF" w:rsidRDefault="003A6EBF" w:rsidP="00A93259">
      <w:pPr>
        <w:autoSpaceDE w:val="0"/>
        <w:autoSpaceDN w:val="0"/>
        <w:adjustRightInd w:val="0"/>
        <w:spacing w:line="288" w:lineRule="auto"/>
        <w:ind w:firstLineChars="200" w:firstLine="480"/>
        <w:jc w:val="left"/>
        <w:rPr>
          <w:rFonts w:ascii="宋体" w:eastAsia="宋体" w:hAnsi="宋体" w:cs="瀹嬩綋"/>
          <w:kern w:val="0"/>
          <w:sz w:val="24"/>
          <w:szCs w:val="24"/>
        </w:rPr>
      </w:pPr>
      <w:r>
        <w:rPr>
          <w:rFonts w:ascii="宋体" w:eastAsia="宋体" w:hAnsi="宋体" w:cs="瀹嬩綋" w:hint="eastAsia"/>
          <w:kern w:val="0"/>
          <w:sz w:val="24"/>
          <w:szCs w:val="24"/>
        </w:rPr>
        <w:t>该项目采用Javaweb、Mysql、</w:t>
      </w:r>
      <w:r w:rsidRPr="003A6EBF">
        <w:rPr>
          <w:rFonts w:ascii="宋体" w:eastAsia="宋体" w:hAnsi="宋体" w:cs="瀹嬩綋"/>
          <w:kern w:val="0"/>
          <w:sz w:val="24"/>
          <w:szCs w:val="24"/>
        </w:rPr>
        <w:t>bootstrap</w:t>
      </w:r>
      <w:r>
        <w:rPr>
          <w:rFonts w:ascii="宋体" w:eastAsia="宋体" w:hAnsi="宋体" w:cs="瀹嬩綋" w:hint="eastAsia"/>
          <w:kern w:val="0"/>
          <w:sz w:val="24"/>
          <w:szCs w:val="24"/>
        </w:rPr>
        <w:t>、</w:t>
      </w:r>
      <w:r w:rsidRPr="003A6EBF">
        <w:rPr>
          <w:rFonts w:ascii="宋体" w:eastAsia="宋体" w:hAnsi="宋体" w:cs="瀹嬩綋"/>
          <w:kern w:val="0"/>
          <w:sz w:val="24"/>
          <w:szCs w:val="24"/>
        </w:rPr>
        <w:t>jquery</w:t>
      </w:r>
      <w:r>
        <w:rPr>
          <w:rFonts w:ascii="宋体" w:eastAsia="宋体" w:hAnsi="宋体" w:cs="瀹嬩綋" w:hint="eastAsia"/>
          <w:kern w:val="0"/>
          <w:sz w:val="24"/>
          <w:szCs w:val="24"/>
        </w:rPr>
        <w:t>、Ajax等开发技术，</w:t>
      </w:r>
      <w:r w:rsidR="00A77964">
        <w:rPr>
          <w:rFonts w:ascii="宋体" w:eastAsia="宋体" w:hAnsi="宋体" w:cs="瀹嬩綋" w:hint="eastAsia"/>
          <w:kern w:val="0"/>
          <w:sz w:val="24"/>
          <w:szCs w:val="24"/>
        </w:rPr>
        <w:t>流程参照软件工程，</w:t>
      </w:r>
      <w:r>
        <w:rPr>
          <w:rFonts w:ascii="宋体" w:eastAsia="宋体" w:hAnsi="宋体" w:cs="瀹嬩綋" w:hint="eastAsia"/>
          <w:kern w:val="0"/>
          <w:sz w:val="24"/>
          <w:szCs w:val="24"/>
        </w:rPr>
        <w:t>于Eclipse上实现的基于</w:t>
      </w:r>
      <w:r>
        <w:rPr>
          <w:rFonts w:ascii="宋体" w:eastAsia="宋体" w:hAnsi="宋体" w:cs="瀹嬩綋"/>
          <w:kern w:val="0"/>
          <w:sz w:val="24"/>
          <w:szCs w:val="24"/>
        </w:rPr>
        <w:t>B/S</w:t>
      </w:r>
      <w:r>
        <w:rPr>
          <w:rFonts w:ascii="宋体" w:eastAsia="宋体" w:hAnsi="宋体" w:cs="瀹嬩綋" w:hint="eastAsia"/>
          <w:kern w:val="0"/>
          <w:sz w:val="24"/>
          <w:szCs w:val="24"/>
        </w:rPr>
        <w:t>架构的网页项目。主要对“学生作业批改”这一核心内容进行模拟和功能实现，包括角色的功能权限、</w:t>
      </w:r>
      <w:r w:rsidR="00A77964">
        <w:rPr>
          <w:rFonts w:ascii="宋体" w:eastAsia="宋体" w:hAnsi="宋体" w:cs="瀹嬩綋" w:hint="eastAsia"/>
          <w:kern w:val="0"/>
          <w:sz w:val="24"/>
          <w:szCs w:val="24"/>
        </w:rPr>
        <w:t>作业上传下载、数据库构建、布局U</w:t>
      </w:r>
      <w:r w:rsidR="00A77964">
        <w:rPr>
          <w:rFonts w:ascii="宋体" w:eastAsia="宋体" w:hAnsi="宋体" w:cs="瀹嬩綋"/>
          <w:kern w:val="0"/>
          <w:sz w:val="24"/>
          <w:szCs w:val="24"/>
        </w:rPr>
        <w:t>I</w:t>
      </w:r>
      <w:r w:rsidR="00A77964">
        <w:rPr>
          <w:rFonts w:ascii="宋体" w:eastAsia="宋体" w:hAnsi="宋体" w:cs="瀹嬩綋" w:hint="eastAsia"/>
          <w:kern w:val="0"/>
          <w:sz w:val="24"/>
          <w:szCs w:val="24"/>
        </w:rPr>
        <w:t>等核心模块的尝试实现和测试修改。整体目标是：对系统功能结合实际分析讨论，在完成该系统的基础核心功能的前提下，尽可能做到使用便利、界面美观、高拓展性等额外考虑，超脱个人项目，向商业软件靠齐。</w:t>
      </w:r>
    </w:p>
    <w:p w:rsidR="00890EA0" w:rsidRPr="00890EA0" w:rsidRDefault="00890EA0" w:rsidP="00A52645">
      <w:pPr>
        <w:autoSpaceDE w:val="0"/>
        <w:autoSpaceDN w:val="0"/>
        <w:adjustRightInd w:val="0"/>
        <w:spacing w:line="288" w:lineRule="auto"/>
        <w:jc w:val="left"/>
        <w:rPr>
          <w:rFonts w:asciiTheme="minorEastAsia" w:hAnsiTheme="minorEastAsia" w:cs="瀹嬩綋" w:hint="eastAsia"/>
          <w:kern w:val="0"/>
          <w:sz w:val="24"/>
          <w:szCs w:val="24"/>
        </w:rPr>
      </w:pPr>
    </w:p>
    <w:p w:rsidR="00C7780A" w:rsidRDefault="00A52645" w:rsidP="00DD2656">
      <w:pPr>
        <w:autoSpaceDE w:val="0"/>
        <w:autoSpaceDN w:val="0"/>
        <w:adjustRightInd w:val="0"/>
        <w:spacing w:line="288" w:lineRule="auto"/>
        <w:jc w:val="left"/>
        <w:rPr>
          <w:rFonts w:ascii="黑体" w:eastAsia="黑体" w:hAnsi="黑体" w:cs="瀹嬩綋"/>
          <w:kern w:val="0"/>
          <w:sz w:val="24"/>
          <w:szCs w:val="24"/>
        </w:rPr>
        <w:sectPr w:rsidR="00C7780A" w:rsidSect="00C7780A">
          <w:pgSz w:w="11906" w:h="16838" w:code="9"/>
          <w:pgMar w:top="1418" w:right="1418" w:bottom="1418" w:left="1418" w:header="851" w:footer="850" w:gutter="0"/>
          <w:pgNumType w:start="1"/>
          <w:cols w:space="425"/>
          <w:docGrid w:linePitch="312"/>
        </w:sectPr>
      </w:pPr>
      <w:r w:rsidRPr="00C72D47">
        <w:rPr>
          <w:rFonts w:ascii="黑体" w:eastAsia="黑体" w:hAnsi="黑体" w:cs="瀹嬩綋" w:hint="eastAsia"/>
          <w:b/>
          <w:color w:val="000000" w:themeColor="text1"/>
          <w:kern w:val="0"/>
          <w:sz w:val="24"/>
          <w:szCs w:val="24"/>
        </w:rPr>
        <w:t>关键词</w:t>
      </w:r>
      <w:r w:rsidR="00A93259">
        <w:rPr>
          <w:rFonts w:ascii="黑体" w:eastAsia="黑体" w:hAnsi="黑体" w:cs="瀹嬩綋" w:hint="eastAsia"/>
          <w:kern w:val="0"/>
          <w:sz w:val="24"/>
          <w:szCs w:val="24"/>
        </w:rPr>
        <w:t xml:space="preserve"> </w:t>
      </w:r>
      <w:r w:rsidR="001008B8">
        <w:rPr>
          <w:rFonts w:asciiTheme="minorEastAsia" w:hAnsiTheme="minorEastAsia" w:cs="瀹嬩綋" w:hint="eastAsia"/>
          <w:kern w:val="0"/>
          <w:sz w:val="24"/>
          <w:szCs w:val="24"/>
        </w:rPr>
        <w:t>作业批改 Javaweb</w:t>
      </w:r>
      <w:r w:rsidR="001008B8">
        <w:rPr>
          <w:rFonts w:asciiTheme="minorEastAsia" w:hAnsiTheme="minorEastAsia" w:cs="瀹嬩綋"/>
          <w:kern w:val="0"/>
          <w:sz w:val="24"/>
          <w:szCs w:val="24"/>
        </w:rPr>
        <w:t xml:space="preserve"> B</w:t>
      </w:r>
      <w:r w:rsidR="001008B8">
        <w:rPr>
          <w:rFonts w:asciiTheme="minorEastAsia" w:hAnsiTheme="minorEastAsia" w:cs="瀹嬩綋" w:hint="eastAsia"/>
          <w:kern w:val="0"/>
          <w:sz w:val="24"/>
          <w:szCs w:val="24"/>
        </w:rPr>
        <w:t>/</w:t>
      </w:r>
      <w:r w:rsidR="001008B8">
        <w:rPr>
          <w:rFonts w:asciiTheme="minorEastAsia" w:hAnsiTheme="minorEastAsia" w:cs="瀹嬩綋"/>
          <w:kern w:val="0"/>
          <w:sz w:val="24"/>
          <w:szCs w:val="24"/>
        </w:rPr>
        <w:t>S</w:t>
      </w:r>
      <w:r w:rsidR="001008B8">
        <w:rPr>
          <w:rFonts w:asciiTheme="minorEastAsia" w:hAnsiTheme="minorEastAsia" w:cs="瀹嬩綋" w:hint="eastAsia"/>
          <w:kern w:val="0"/>
          <w:sz w:val="24"/>
          <w:szCs w:val="24"/>
        </w:rPr>
        <w:t>架构 软件工程</w:t>
      </w:r>
      <w:r>
        <w:rPr>
          <w:rFonts w:ascii="黑体" w:eastAsia="黑体" w:hAnsi="黑体" w:cs="瀹嬩綋" w:hint="eastAsia"/>
          <w:kern w:val="0"/>
          <w:sz w:val="24"/>
          <w:szCs w:val="24"/>
        </w:rPr>
        <w:t xml:space="preserve"> </w:t>
      </w:r>
    </w:p>
    <w:p w:rsidR="0075738C" w:rsidRPr="00A93259" w:rsidRDefault="00A93259" w:rsidP="0063694D">
      <w:pPr>
        <w:pStyle w:val="ac"/>
        <w:spacing w:line="288" w:lineRule="auto"/>
        <w:jc w:val="center"/>
        <w:rPr>
          <w:b/>
          <w:kern w:val="0"/>
          <w:sz w:val="32"/>
          <w:szCs w:val="32"/>
        </w:rPr>
      </w:pPr>
      <w:r w:rsidRPr="00A93259">
        <w:rPr>
          <w:rFonts w:hint="eastAsia"/>
          <w:b/>
          <w:kern w:val="0"/>
          <w:sz w:val="32"/>
          <w:szCs w:val="32"/>
        </w:rPr>
        <w:lastRenderedPageBreak/>
        <w:t>Student</w:t>
      </w:r>
      <w:r w:rsidRPr="00A93259">
        <w:rPr>
          <w:b/>
          <w:kern w:val="0"/>
          <w:sz w:val="32"/>
          <w:szCs w:val="32"/>
        </w:rPr>
        <w:t xml:space="preserve"> H</w:t>
      </w:r>
      <w:r w:rsidRPr="00A93259">
        <w:rPr>
          <w:rFonts w:hint="eastAsia"/>
          <w:b/>
          <w:kern w:val="0"/>
          <w:sz w:val="32"/>
          <w:szCs w:val="32"/>
        </w:rPr>
        <w:t>omework</w:t>
      </w:r>
      <w:r w:rsidRPr="00A93259">
        <w:rPr>
          <w:b/>
          <w:kern w:val="0"/>
          <w:sz w:val="32"/>
          <w:szCs w:val="32"/>
        </w:rPr>
        <w:t xml:space="preserve"> C</w:t>
      </w:r>
      <w:r w:rsidRPr="00A93259">
        <w:rPr>
          <w:rFonts w:hint="eastAsia"/>
          <w:b/>
          <w:kern w:val="0"/>
          <w:sz w:val="32"/>
          <w:szCs w:val="32"/>
        </w:rPr>
        <w:t>orrecting</w:t>
      </w:r>
      <w:r w:rsidRPr="00A93259">
        <w:rPr>
          <w:b/>
          <w:kern w:val="0"/>
          <w:sz w:val="32"/>
          <w:szCs w:val="32"/>
        </w:rPr>
        <w:t xml:space="preserve"> System</w:t>
      </w:r>
      <w:r w:rsidRPr="00A93259">
        <w:rPr>
          <w:rFonts w:hint="eastAsia"/>
          <w:b/>
          <w:kern w:val="0"/>
          <w:sz w:val="32"/>
          <w:szCs w:val="32"/>
        </w:rPr>
        <w:t xml:space="preserve"> </w:t>
      </w:r>
    </w:p>
    <w:p w:rsidR="0075738C" w:rsidRPr="0075738C" w:rsidRDefault="0075738C" w:rsidP="0063694D">
      <w:pPr>
        <w:widowControl/>
        <w:spacing w:line="288" w:lineRule="auto"/>
        <w:jc w:val="left"/>
        <w:rPr>
          <w:rFonts w:ascii="黑体" w:eastAsia="黑体" w:hAnsi="黑体" w:cs="瀹嬩綋"/>
          <w:kern w:val="0"/>
          <w:sz w:val="24"/>
          <w:szCs w:val="24"/>
        </w:rPr>
      </w:pPr>
    </w:p>
    <w:p w:rsidR="00DD2656" w:rsidRDefault="0075738C" w:rsidP="0063694D">
      <w:pPr>
        <w:spacing w:line="288" w:lineRule="auto"/>
        <w:jc w:val="center"/>
        <w:rPr>
          <w:rFonts w:ascii="Times New Roman" w:hAnsi="Times New Roman" w:cs="Times New Roman"/>
          <w:b/>
          <w:sz w:val="30"/>
          <w:szCs w:val="30"/>
        </w:rPr>
      </w:pPr>
      <w:bookmarkStart w:id="2" w:name="_Toc413704333"/>
      <w:r w:rsidRPr="0075738C">
        <w:rPr>
          <w:rFonts w:ascii="Times New Roman" w:hAnsi="Times New Roman" w:cs="Times New Roman"/>
          <w:b/>
          <w:sz w:val="30"/>
          <w:szCs w:val="30"/>
        </w:rPr>
        <w:t>ABSTRAC</w:t>
      </w:r>
      <w:bookmarkEnd w:id="2"/>
      <w:r w:rsidR="00DD2656">
        <w:rPr>
          <w:rFonts w:ascii="Times New Roman" w:hAnsi="Times New Roman" w:cs="Times New Roman" w:hint="eastAsia"/>
          <w:b/>
          <w:sz w:val="30"/>
          <w:szCs w:val="30"/>
        </w:rPr>
        <w:t>T</w:t>
      </w:r>
    </w:p>
    <w:p w:rsidR="0075738C" w:rsidRPr="0075738C" w:rsidRDefault="0075738C" w:rsidP="0075738C">
      <w:pPr>
        <w:jc w:val="center"/>
        <w:rPr>
          <w:rFonts w:ascii="Times New Roman" w:hAnsi="Times New Roman" w:cs="Times New Roman"/>
          <w:b/>
          <w:sz w:val="30"/>
          <w:szCs w:val="30"/>
        </w:rPr>
      </w:pPr>
    </w:p>
    <w:p w:rsidR="00F73748" w:rsidRPr="00F73748" w:rsidRDefault="00F73748" w:rsidP="009C642E">
      <w:pPr>
        <w:widowControl/>
        <w:spacing w:line="288" w:lineRule="auto"/>
        <w:ind w:firstLineChars="200" w:firstLine="480"/>
        <w:jc w:val="left"/>
        <w:rPr>
          <w:rFonts w:ascii="Times New Roman" w:eastAsia="宋体" w:hAnsi="Times New Roman" w:cs="瀹嬩綋" w:hint="eastAsia"/>
          <w:kern w:val="0"/>
          <w:sz w:val="24"/>
          <w:szCs w:val="24"/>
        </w:rPr>
      </w:pPr>
      <w:r w:rsidRPr="00F73748">
        <w:rPr>
          <w:rFonts w:ascii="Times New Roman" w:eastAsia="宋体" w:hAnsi="Times New Roman" w:cs="瀹嬩綋"/>
          <w:kern w:val="0"/>
          <w:sz w:val="24"/>
          <w:szCs w:val="24"/>
        </w:rPr>
        <w:t xml:space="preserve">This topic is based on the disadvantages of slow speed and low efficiency of traditional homework submission. It aims to provide an online homework </w:t>
      </w:r>
      <w:r w:rsidR="00914593" w:rsidRPr="00914593">
        <w:rPr>
          <w:rFonts w:ascii="Times New Roman" w:eastAsia="宋体" w:hAnsi="Times New Roman" w:cs="瀹嬩綋"/>
          <w:kern w:val="0"/>
          <w:sz w:val="24"/>
          <w:szCs w:val="24"/>
        </w:rPr>
        <w:t>C</w:t>
      </w:r>
      <w:r w:rsidR="00914593" w:rsidRPr="00914593">
        <w:rPr>
          <w:rFonts w:ascii="Times New Roman" w:eastAsia="宋体" w:hAnsi="Times New Roman" w:cs="瀹嬩綋" w:hint="eastAsia"/>
          <w:kern w:val="0"/>
          <w:sz w:val="24"/>
          <w:szCs w:val="24"/>
        </w:rPr>
        <w:t>orrecting</w:t>
      </w:r>
      <w:r w:rsidRPr="00F73748">
        <w:rPr>
          <w:rFonts w:ascii="Times New Roman" w:eastAsia="宋体" w:hAnsi="Times New Roman" w:cs="瀹嬩綋"/>
          <w:kern w:val="0"/>
          <w:sz w:val="24"/>
          <w:szCs w:val="24"/>
        </w:rPr>
        <w:t xml:space="preserve"> platform for teachers and students in school with the high efficiency and convenience of the network. In the past, homework grading relies on the old process: Teacher's classroom assignment, student's record of homework, student's timely completion, collection of representatives of class, teacher's explanation and correction, class representative's distribution, student's error correction and saving, and teacher's final statistics of normal score. Looking at this process, the first impression is that it is tedious and procrastinating, and many processes may lead to waste of time and omission of homework. Therefore, the topic came into being, which has a very practical significance in the school, can greatly improve the efficiency of homework correction, and provide convenience at the end of the busy period.</w:t>
      </w:r>
    </w:p>
    <w:p w:rsidR="00F73748" w:rsidRPr="00F73748" w:rsidRDefault="00F73748" w:rsidP="009C642E">
      <w:pPr>
        <w:widowControl/>
        <w:spacing w:line="288" w:lineRule="auto"/>
        <w:ind w:firstLineChars="200" w:firstLine="480"/>
        <w:jc w:val="left"/>
        <w:rPr>
          <w:rFonts w:ascii="Times New Roman" w:eastAsia="宋体" w:hAnsi="Times New Roman" w:cs="瀹嬩綋" w:hint="eastAsia"/>
          <w:kern w:val="0"/>
          <w:sz w:val="24"/>
          <w:szCs w:val="24"/>
        </w:rPr>
      </w:pPr>
      <w:r w:rsidRPr="00F73748">
        <w:rPr>
          <w:rFonts w:ascii="Times New Roman" w:eastAsia="宋体" w:hAnsi="Times New Roman" w:cs="瀹嬩綋"/>
          <w:kern w:val="0"/>
          <w:sz w:val="24"/>
          <w:szCs w:val="24"/>
        </w:rPr>
        <w:t>This paper is mainly based on the record and summary of the completion of the system program, including the relevant content of the subject, the introduction of technology, the analysis of system requirements, the overall design of the system, the detailed design of the main functional modules, the improvement of the function test and the summary of the outlook. It has a complete analysis on the process realization and function analysis of the program. It is a process record of the whole project from project initiation to completion. The content can be viewed and understood in the paper according to the needs.</w:t>
      </w:r>
    </w:p>
    <w:p w:rsidR="00F73748" w:rsidRPr="00584CED" w:rsidRDefault="00F73748" w:rsidP="009C642E">
      <w:pPr>
        <w:widowControl/>
        <w:spacing w:line="288" w:lineRule="auto"/>
        <w:ind w:firstLineChars="200" w:firstLine="480"/>
        <w:jc w:val="left"/>
        <w:rPr>
          <w:rFonts w:ascii="Times New Roman" w:eastAsia="宋体" w:hAnsi="Times New Roman" w:cs="瀹嬩綋"/>
          <w:kern w:val="0"/>
          <w:sz w:val="24"/>
          <w:szCs w:val="24"/>
        </w:rPr>
      </w:pPr>
      <w:r w:rsidRPr="00F73748">
        <w:rPr>
          <w:rFonts w:ascii="Times New Roman" w:eastAsia="宋体" w:hAnsi="Times New Roman" w:cs="瀹嬩綋"/>
          <w:kern w:val="0"/>
          <w:sz w:val="24"/>
          <w:szCs w:val="24"/>
        </w:rPr>
        <w:t>The project uses Java Web, mysql, bootstrap, jQuery, Ajax and other development technologies, and processes reference software engineering to implement a web page project based on B / S architecture on eclipse. It mainly simulates and realizes the core content of "student's homework correction", including the function permission of role, upload and download of homework, database construction, layout UI and other core modules' attempt realization and test modification. The overall goal is to analyze and discuss the system functions in combination with the actual situation. On the premise of completing the basic core functions of the system, it is necessary to make use of the convenience, beautiful interface, high expansibility and other external considerations as much as possible, to get rid of personal projects and to rely on commercial software.</w:t>
      </w:r>
    </w:p>
    <w:p w:rsidR="00DD2656" w:rsidRDefault="00DD2656" w:rsidP="0075738C">
      <w:pPr>
        <w:autoSpaceDE w:val="0"/>
        <w:autoSpaceDN w:val="0"/>
        <w:adjustRightInd w:val="0"/>
        <w:spacing w:line="288" w:lineRule="auto"/>
        <w:ind w:firstLineChars="200" w:firstLine="480"/>
        <w:rPr>
          <w:rFonts w:ascii="Times New Roman" w:hAnsi="Times New Roman" w:cs="Times New Roman"/>
          <w:sz w:val="24"/>
          <w:szCs w:val="24"/>
        </w:rPr>
      </w:pPr>
    </w:p>
    <w:p w:rsidR="00375CCB" w:rsidRDefault="00DD2656" w:rsidP="00DD2656">
      <w:pPr>
        <w:autoSpaceDE w:val="0"/>
        <w:autoSpaceDN w:val="0"/>
        <w:adjustRightInd w:val="0"/>
        <w:spacing w:line="288" w:lineRule="auto"/>
        <w:rPr>
          <w:rFonts w:ascii="Times New Roman" w:hAnsi="Times New Roman" w:cs="Times New Roman"/>
          <w:sz w:val="24"/>
          <w:szCs w:val="24"/>
        </w:rPr>
      </w:pPr>
      <w:r w:rsidRPr="00DD2656">
        <w:rPr>
          <w:rFonts w:ascii="Times New Roman" w:hAnsi="Times New Roman" w:cs="Times New Roman" w:hint="eastAsia"/>
          <w:b/>
          <w:sz w:val="24"/>
          <w:szCs w:val="24"/>
        </w:rPr>
        <w:t>KEY WORDS</w:t>
      </w:r>
      <w:r w:rsidR="00A93259">
        <w:rPr>
          <w:rFonts w:ascii="Times New Roman" w:hAnsi="Times New Roman" w:cs="Times New Roman" w:hint="eastAsia"/>
          <w:b/>
          <w:sz w:val="24"/>
          <w:szCs w:val="24"/>
        </w:rPr>
        <w:t xml:space="preserve"> </w:t>
      </w:r>
      <w:r w:rsidR="00A93259">
        <w:rPr>
          <w:rFonts w:ascii="Times New Roman" w:hAnsi="Times New Roman" w:cs="Times New Roman"/>
          <w:b/>
          <w:sz w:val="24"/>
          <w:szCs w:val="24"/>
        </w:rPr>
        <w:t xml:space="preserve"> </w:t>
      </w:r>
      <w:r w:rsidR="00A93259">
        <w:rPr>
          <w:rFonts w:ascii="Times New Roman" w:hAnsi="Times New Roman" w:cs="Times New Roman"/>
          <w:sz w:val="24"/>
          <w:szCs w:val="24"/>
        </w:rPr>
        <w:t>j</w:t>
      </w:r>
      <w:r w:rsidR="00F73748" w:rsidRPr="00F73748">
        <w:rPr>
          <w:rFonts w:ascii="Times New Roman" w:hAnsi="Times New Roman" w:cs="Times New Roman"/>
          <w:sz w:val="24"/>
          <w:szCs w:val="24"/>
        </w:rPr>
        <w:t xml:space="preserve">ob grading </w:t>
      </w:r>
      <w:r w:rsidR="003916B2">
        <w:rPr>
          <w:rFonts w:ascii="Times New Roman" w:hAnsi="Times New Roman" w:cs="Times New Roman"/>
          <w:sz w:val="24"/>
          <w:szCs w:val="24"/>
        </w:rPr>
        <w:t xml:space="preserve"> </w:t>
      </w:r>
      <w:r w:rsidR="00A93259">
        <w:rPr>
          <w:rFonts w:ascii="Times New Roman" w:hAnsi="Times New Roman" w:cs="Times New Roman" w:hint="eastAsia"/>
          <w:sz w:val="24"/>
          <w:szCs w:val="24"/>
        </w:rPr>
        <w:t>j</w:t>
      </w:r>
      <w:r w:rsidR="00F73748" w:rsidRPr="00F73748">
        <w:rPr>
          <w:rFonts w:ascii="Times New Roman" w:hAnsi="Times New Roman" w:cs="Times New Roman"/>
          <w:sz w:val="24"/>
          <w:szCs w:val="24"/>
        </w:rPr>
        <w:t xml:space="preserve">ava Web </w:t>
      </w:r>
      <w:r w:rsidR="003916B2">
        <w:rPr>
          <w:rFonts w:ascii="Times New Roman" w:hAnsi="Times New Roman" w:cs="Times New Roman"/>
          <w:sz w:val="24"/>
          <w:szCs w:val="24"/>
        </w:rPr>
        <w:t xml:space="preserve"> </w:t>
      </w:r>
      <w:r w:rsidR="00A93259">
        <w:rPr>
          <w:rFonts w:ascii="Times New Roman" w:hAnsi="Times New Roman" w:cs="Times New Roman"/>
          <w:sz w:val="24"/>
          <w:szCs w:val="24"/>
        </w:rPr>
        <w:t>b/ s</w:t>
      </w:r>
      <w:r w:rsidR="00F73748" w:rsidRPr="00F73748">
        <w:rPr>
          <w:rFonts w:ascii="Times New Roman" w:hAnsi="Times New Roman" w:cs="Times New Roman"/>
          <w:sz w:val="24"/>
          <w:szCs w:val="24"/>
        </w:rPr>
        <w:t xml:space="preserve"> architecture </w:t>
      </w:r>
      <w:r w:rsidR="003916B2">
        <w:rPr>
          <w:rFonts w:ascii="Times New Roman" w:hAnsi="Times New Roman" w:cs="Times New Roman"/>
          <w:sz w:val="24"/>
          <w:szCs w:val="24"/>
        </w:rPr>
        <w:t xml:space="preserve"> </w:t>
      </w:r>
      <w:r w:rsidR="00F73748" w:rsidRPr="00F73748">
        <w:rPr>
          <w:rFonts w:ascii="Times New Roman" w:hAnsi="Times New Roman" w:cs="Times New Roman"/>
          <w:sz w:val="24"/>
          <w:szCs w:val="24"/>
        </w:rPr>
        <w:t>software engineering</w:t>
      </w:r>
    </w:p>
    <w:p w:rsidR="00375CCB" w:rsidRPr="00375CCB" w:rsidRDefault="00375CCB" w:rsidP="00375CCB">
      <w:pPr>
        <w:rPr>
          <w:rFonts w:ascii="Times New Roman" w:hAnsi="Times New Roman" w:cs="Times New Roman"/>
          <w:sz w:val="24"/>
          <w:szCs w:val="24"/>
        </w:rPr>
      </w:pPr>
    </w:p>
    <w:p w:rsidR="00C7780A" w:rsidRDefault="00C7780A" w:rsidP="00375CCB">
      <w:pPr>
        <w:rPr>
          <w:rFonts w:ascii="Times New Roman" w:hAnsi="Times New Roman" w:cs="Times New Roman"/>
          <w:sz w:val="24"/>
          <w:szCs w:val="24"/>
        </w:rPr>
      </w:pPr>
    </w:p>
    <w:p w:rsidR="00FF1E86" w:rsidRPr="00375CCB" w:rsidRDefault="00FF1E86" w:rsidP="00375CCB">
      <w:pPr>
        <w:rPr>
          <w:rFonts w:ascii="Times New Roman" w:hAnsi="Times New Roman" w:cs="Times New Roman" w:hint="eastAsia"/>
          <w:sz w:val="24"/>
          <w:szCs w:val="24"/>
        </w:rPr>
        <w:sectPr w:rsidR="00FF1E86" w:rsidRPr="00375CCB" w:rsidSect="00C7780A">
          <w:pgSz w:w="11906" w:h="16838" w:code="9"/>
          <w:pgMar w:top="1418" w:right="1418" w:bottom="1418" w:left="1418" w:header="851" w:footer="850" w:gutter="0"/>
          <w:pgNumType w:start="1"/>
          <w:cols w:space="425"/>
          <w:docGrid w:linePitch="312"/>
        </w:sectPr>
      </w:pPr>
    </w:p>
    <w:sdt>
      <w:sdtPr>
        <w:rPr>
          <w:rFonts w:ascii="宋体" w:eastAsia="宋体" w:hAnsi="宋体"/>
          <w:sz w:val="24"/>
          <w:szCs w:val="24"/>
          <w:lang w:val="zh-CN"/>
        </w:rPr>
        <w:id w:val="369740888"/>
        <w:docPartObj>
          <w:docPartGallery w:val="Table of Contents"/>
          <w:docPartUnique/>
        </w:docPartObj>
      </w:sdtPr>
      <w:sdtEndPr>
        <w:rPr>
          <w:rFonts w:ascii="黑体" w:eastAsia="黑体" w:hAnsi="黑体"/>
          <w:lang w:val="en-US"/>
        </w:rPr>
      </w:sdtEndPr>
      <w:sdtContent>
        <w:p w:rsidR="00D17E22" w:rsidRPr="000F644F" w:rsidRDefault="00D17E22" w:rsidP="000F644F">
          <w:pPr>
            <w:widowControl/>
            <w:spacing w:line="400" w:lineRule="exact"/>
            <w:jc w:val="center"/>
            <w:rPr>
              <w:rFonts w:ascii="宋体" w:eastAsia="宋体" w:hAnsi="宋体"/>
              <w:b/>
              <w:sz w:val="24"/>
              <w:szCs w:val="24"/>
              <w:lang w:val="zh-CN"/>
            </w:rPr>
          </w:pPr>
          <w:r w:rsidRPr="000F644F">
            <w:rPr>
              <w:rFonts w:ascii="黑体" w:eastAsia="黑体" w:hAnsi="黑体"/>
              <w:b/>
              <w:sz w:val="32"/>
              <w:szCs w:val="32"/>
              <w:lang w:val="zh-CN"/>
            </w:rPr>
            <w:t>目</w:t>
          </w:r>
          <w:r w:rsidRPr="000F644F">
            <w:rPr>
              <w:rFonts w:ascii="黑体" w:eastAsia="黑体" w:hAnsi="黑体" w:hint="eastAsia"/>
              <w:b/>
              <w:sz w:val="32"/>
              <w:szCs w:val="32"/>
              <w:lang w:val="zh-CN"/>
            </w:rPr>
            <w:t xml:space="preserve">  </w:t>
          </w:r>
          <w:r w:rsidR="004B21D7">
            <w:rPr>
              <w:rFonts w:ascii="黑体" w:eastAsia="黑体" w:hAnsi="黑体"/>
              <w:b/>
              <w:sz w:val="32"/>
              <w:szCs w:val="32"/>
              <w:lang w:val="zh-CN"/>
            </w:rPr>
            <w:t xml:space="preserve">  </w:t>
          </w:r>
          <w:r w:rsidRPr="000F644F">
            <w:rPr>
              <w:rFonts w:ascii="黑体" w:eastAsia="黑体" w:hAnsi="黑体"/>
              <w:b/>
              <w:sz w:val="32"/>
              <w:szCs w:val="32"/>
              <w:lang w:val="zh-CN"/>
            </w:rPr>
            <w:t>录</w:t>
          </w:r>
        </w:p>
        <w:p w:rsidR="00D17E22" w:rsidRPr="000F644F" w:rsidRDefault="00D17E22" w:rsidP="000F644F">
          <w:pPr>
            <w:widowControl/>
            <w:spacing w:line="400" w:lineRule="exact"/>
            <w:jc w:val="center"/>
            <w:rPr>
              <w:rFonts w:ascii="宋体" w:eastAsia="宋体" w:hAnsi="宋体"/>
              <w:b/>
              <w:sz w:val="24"/>
              <w:szCs w:val="24"/>
              <w:lang w:val="zh-CN"/>
            </w:rPr>
          </w:pPr>
        </w:p>
        <w:p w:rsidR="00D17E22" w:rsidRPr="000F644F" w:rsidRDefault="00D17E22" w:rsidP="00D748BF">
          <w:pPr>
            <w:widowControl/>
            <w:spacing w:line="400" w:lineRule="exact"/>
            <w:jc w:val="center"/>
            <w:rPr>
              <w:rFonts w:ascii="宋体" w:eastAsia="宋体" w:hAnsi="宋体"/>
              <w:sz w:val="24"/>
              <w:szCs w:val="24"/>
            </w:rPr>
          </w:pPr>
        </w:p>
        <w:p w:rsidR="00C04DB4" w:rsidRPr="00197EB5" w:rsidRDefault="00FA6355" w:rsidP="00D748BF">
          <w:pPr>
            <w:pStyle w:val="11"/>
            <w:tabs>
              <w:tab w:val="left" w:pos="1050"/>
              <w:tab w:val="right" w:leader="dot" w:pos="9060"/>
            </w:tabs>
            <w:spacing w:line="400" w:lineRule="exact"/>
            <w:rPr>
              <w:rFonts w:ascii="黑体" w:eastAsia="黑体" w:hAnsi="黑体"/>
              <w:noProof/>
              <w:kern w:val="2"/>
              <w:sz w:val="24"/>
              <w:szCs w:val="24"/>
            </w:rPr>
          </w:pPr>
          <w:r w:rsidRPr="000F644F">
            <w:rPr>
              <w:rFonts w:ascii="宋体" w:eastAsia="宋体" w:hAnsi="宋体"/>
              <w:sz w:val="24"/>
              <w:szCs w:val="24"/>
            </w:rPr>
            <w:fldChar w:fldCharType="begin"/>
          </w:r>
          <w:r w:rsidR="00D17E22" w:rsidRPr="000F644F">
            <w:rPr>
              <w:rFonts w:ascii="宋体" w:eastAsia="宋体" w:hAnsi="宋体"/>
              <w:sz w:val="24"/>
              <w:szCs w:val="24"/>
            </w:rPr>
            <w:instrText xml:space="preserve"> TOC \o "1-3" \h \z \u </w:instrText>
          </w:r>
          <w:r w:rsidRPr="000F644F">
            <w:rPr>
              <w:rFonts w:ascii="宋体" w:eastAsia="宋体" w:hAnsi="宋体"/>
              <w:sz w:val="24"/>
              <w:szCs w:val="24"/>
            </w:rPr>
            <w:fldChar w:fldCharType="separate"/>
          </w:r>
          <w:hyperlink w:anchor="_Toc514855714" w:history="1">
            <w:r w:rsidR="00C04DB4" w:rsidRPr="00197EB5">
              <w:rPr>
                <w:rStyle w:val="ae"/>
                <w:rFonts w:ascii="黑体" w:eastAsia="黑体" w:hAnsi="黑体" w:hint="eastAsia"/>
                <w:b/>
                <w:noProof/>
                <w:sz w:val="24"/>
                <w:szCs w:val="24"/>
                <w:u w:val="none"/>
              </w:rPr>
              <w:t>第一章</w:t>
            </w:r>
            <w:r w:rsidR="00C04DB4" w:rsidRPr="00197EB5">
              <w:rPr>
                <w:rFonts w:ascii="黑体" w:eastAsia="黑体" w:hAnsi="黑体"/>
                <w:b/>
                <w:noProof/>
                <w:kern w:val="2"/>
                <w:sz w:val="24"/>
                <w:szCs w:val="24"/>
              </w:rPr>
              <w:tab/>
            </w:r>
            <w:r w:rsidR="00C04DB4" w:rsidRPr="00197EB5">
              <w:rPr>
                <w:rStyle w:val="ae"/>
                <w:rFonts w:ascii="黑体" w:eastAsia="黑体" w:hAnsi="黑体" w:hint="eastAsia"/>
                <w:b/>
                <w:noProof/>
                <w:sz w:val="24"/>
                <w:szCs w:val="24"/>
                <w:u w:val="none"/>
              </w:rPr>
              <w:t>引言</w:t>
            </w:r>
            <w:r w:rsidR="00C04DB4" w:rsidRPr="001B3FF9">
              <w:rPr>
                <w:rFonts w:ascii="黑体" w:eastAsia="黑体" w:hAnsi="黑体"/>
                <w:b/>
                <w:noProof/>
                <w:webHidden/>
                <w:sz w:val="24"/>
                <w:szCs w:val="24"/>
              </w:rPr>
              <w:tab/>
            </w:r>
            <w:r w:rsidR="00C04DB4" w:rsidRPr="001B3FF9">
              <w:rPr>
                <w:rFonts w:ascii="黑体" w:eastAsia="黑体" w:hAnsi="黑体"/>
                <w:b/>
                <w:noProof/>
                <w:webHidden/>
                <w:sz w:val="24"/>
                <w:szCs w:val="24"/>
              </w:rPr>
              <w:fldChar w:fldCharType="begin"/>
            </w:r>
            <w:r w:rsidR="00C04DB4" w:rsidRPr="001B3FF9">
              <w:rPr>
                <w:rFonts w:ascii="黑体" w:eastAsia="黑体" w:hAnsi="黑体"/>
                <w:b/>
                <w:noProof/>
                <w:webHidden/>
                <w:sz w:val="24"/>
                <w:szCs w:val="24"/>
              </w:rPr>
              <w:instrText xml:space="preserve"> PAGEREF _Toc514855714 \h </w:instrText>
            </w:r>
            <w:r w:rsidR="00C04DB4" w:rsidRPr="001B3FF9">
              <w:rPr>
                <w:rFonts w:ascii="黑体" w:eastAsia="黑体" w:hAnsi="黑体"/>
                <w:b/>
                <w:noProof/>
                <w:webHidden/>
                <w:sz w:val="24"/>
                <w:szCs w:val="24"/>
              </w:rPr>
            </w:r>
            <w:r w:rsidR="00C04DB4" w:rsidRPr="001B3FF9">
              <w:rPr>
                <w:rFonts w:ascii="黑体" w:eastAsia="黑体" w:hAnsi="黑体"/>
                <w:b/>
                <w:noProof/>
                <w:webHidden/>
                <w:sz w:val="24"/>
                <w:szCs w:val="24"/>
              </w:rPr>
              <w:fldChar w:fldCharType="separate"/>
            </w:r>
            <w:r w:rsidR="0031479B" w:rsidRPr="001B3FF9">
              <w:rPr>
                <w:rFonts w:ascii="黑体" w:eastAsia="黑体" w:hAnsi="黑体"/>
                <w:b/>
                <w:noProof/>
                <w:webHidden/>
                <w:sz w:val="24"/>
                <w:szCs w:val="24"/>
              </w:rPr>
              <w:t>1</w:t>
            </w:r>
            <w:r w:rsidR="00C04DB4" w:rsidRPr="001B3FF9">
              <w:rPr>
                <w:rFonts w:ascii="黑体" w:eastAsia="黑体" w:hAnsi="黑体"/>
                <w:b/>
                <w:noProof/>
                <w:webHidden/>
                <w:sz w:val="24"/>
                <w:szCs w:val="24"/>
              </w:rPr>
              <w:fldChar w:fldCharType="end"/>
            </w:r>
          </w:hyperlink>
        </w:p>
        <w:p w:rsidR="00C04DB4" w:rsidRPr="00D748BF" w:rsidRDefault="00ED5F42" w:rsidP="00D748BF">
          <w:pPr>
            <w:pStyle w:val="21"/>
            <w:rPr>
              <w:rFonts w:ascii="宋体" w:eastAsia="宋体" w:hAnsi="宋体"/>
              <w:noProof/>
              <w:kern w:val="2"/>
              <w:sz w:val="24"/>
              <w:szCs w:val="24"/>
            </w:rPr>
          </w:pPr>
          <w:hyperlink w:anchor="_Toc514855715" w:history="1">
            <w:r w:rsidR="00C04DB4" w:rsidRPr="00D748BF">
              <w:rPr>
                <w:rStyle w:val="ae"/>
                <w:rFonts w:ascii="宋体" w:eastAsia="宋体" w:hAnsi="宋体"/>
                <w:noProof/>
                <w:sz w:val="24"/>
                <w:szCs w:val="24"/>
              </w:rPr>
              <w:t xml:space="preserve">1.1 </w:t>
            </w:r>
            <w:r w:rsidR="00C04DB4" w:rsidRPr="00D748BF">
              <w:rPr>
                <w:rStyle w:val="ae"/>
                <w:rFonts w:ascii="宋体" w:eastAsia="宋体" w:hAnsi="宋体" w:hint="eastAsia"/>
                <w:noProof/>
                <w:sz w:val="24"/>
                <w:szCs w:val="24"/>
              </w:rPr>
              <w:t>课题背景</w:t>
            </w:r>
            <w:r w:rsidR="00C04DB4" w:rsidRPr="00D748BF">
              <w:rPr>
                <w:rFonts w:ascii="宋体" w:eastAsia="宋体" w:hAnsi="宋体"/>
                <w:noProof/>
                <w:webHidden/>
                <w:sz w:val="24"/>
                <w:szCs w:val="24"/>
              </w:rPr>
              <w:tab/>
            </w:r>
            <w:r w:rsidR="00C04DB4" w:rsidRPr="00D748BF">
              <w:rPr>
                <w:rFonts w:ascii="宋体" w:eastAsia="宋体" w:hAnsi="宋体"/>
                <w:noProof/>
                <w:webHidden/>
                <w:sz w:val="24"/>
                <w:szCs w:val="24"/>
              </w:rPr>
              <w:fldChar w:fldCharType="begin"/>
            </w:r>
            <w:r w:rsidR="00C04DB4" w:rsidRPr="00D748BF">
              <w:rPr>
                <w:rFonts w:ascii="宋体" w:eastAsia="宋体" w:hAnsi="宋体"/>
                <w:noProof/>
                <w:webHidden/>
                <w:sz w:val="24"/>
                <w:szCs w:val="24"/>
              </w:rPr>
              <w:instrText xml:space="preserve"> PAGEREF _Toc514855715 \h </w:instrText>
            </w:r>
            <w:r w:rsidR="00C04DB4" w:rsidRPr="00D748BF">
              <w:rPr>
                <w:rFonts w:ascii="宋体" w:eastAsia="宋体" w:hAnsi="宋体"/>
                <w:noProof/>
                <w:webHidden/>
                <w:sz w:val="24"/>
                <w:szCs w:val="24"/>
              </w:rPr>
            </w:r>
            <w:r w:rsidR="00C04DB4" w:rsidRPr="00D748BF">
              <w:rPr>
                <w:rFonts w:ascii="宋体" w:eastAsia="宋体" w:hAnsi="宋体"/>
                <w:noProof/>
                <w:webHidden/>
                <w:sz w:val="24"/>
                <w:szCs w:val="24"/>
              </w:rPr>
              <w:fldChar w:fldCharType="separate"/>
            </w:r>
            <w:r w:rsidR="0031479B">
              <w:rPr>
                <w:rFonts w:ascii="宋体" w:eastAsia="宋体" w:hAnsi="宋体"/>
                <w:noProof/>
                <w:webHidden/>
                <w:sz w:val="24"/>
                <w:szCs w:val="24"/>
              </w:rPr>
              <w:t>1</w:t>
            </w:r>
            <w:r w:rsidR="00C04DB4" w:rsidRPr="00D748BF">
              <w:rPr>
                <w:rFonts w:ascii="宋体" w:eastAsia="宋体" w:hAnsi="宋体"/>
                <w:noProof/>
                <w:webHidden/>
                <w:sz w:val="24"/>
                <w:szCs w:val="24"/>
              </w:rPr>
              <w:fldChar w:fldCharType="end"/>
            </w:r>
          </w:hyperlink>
        </w:p>
        <w:p w:rsidR="00C04DB4" w:rsidRPr="00D748BF" w:rsidRDefault="00ED5F42" w:rsidP="00D748BF">
          <w:pPr>
            <w:pStyle w:val="21"/>
            <w:rPr>
              <w:rFonts w:ascii="宋体" w:eastAsia="宋体" w:hAnsi="宋体"/>
              <w:noProof/>
              <w:kern w:val="2"/>
              <w:sz w:val="24"/>
              <w:szCs w:val="24"/>
            </w:rPr>
          </w:pPr>
          <w:hyperlink w:anchor="_Toc514855718" w:history="1">
            <w:r w:rsidR="00C04DB4" w:rsidRPr="00D748BF">
              <w:rPr>
                <w:rStyle w:val="ae"/>
                <w:rFonts w:ascii="宋体" w:eastAsia="宋体" w:hAnsi="宋体"/>
                <w:noProof/>
                <w:sz w:val="24"/>
                <w:szCs w:val="24"/>
              </w:rPr>
              <w:t xml:space="preserve">1.2 </w:t>
            </w:r>
            <w:r w:rsidR="00C04DB4" w:rsidRPr="00D748BF">
              <w:rPr>
                <w:rStyle w:val="ae"/>
                <w:rFonts w:ascii="宋体" w:eastAsia="宋体" w:hAnsi="宋体" w:hint="eastAsia"/>
                <w:noProof/>
                <w:sz w:val="24"/>
                <w:szCs w:val="24"/>
              </w:rPr>
              <w:t>课题任务</w:t>
            </w:r>
            <w:r w:rsidR="00C04DB4" w:rsidRPr="00D748BF">
              <w:rPr>
                <w:rFonts w:ascii="宋体" w:eastAsia="宋体" w:hAnsi="宋体"/>
                <w:noProof/>
                <w:webHidden/>
                <w:sz w:val="24"/>
                <w:szCs w:val="24"/>
              </w:rPr>
              <w:tab/>
            </w:r>
            <w:r w:rsidR="00C04DB4" w:rsidRPr="00D748BF">
              <w:rPr>
                <w:rFonts w:ascii="宋体" w:eastAsia="宋体" w:hAnsi="宋体"/>
                <w:noProof/>
                <w:webHidden/>
                <w:sz w:val="24"/>
                <w:szCs w:val="24"/>
              </w:rPr>
              <w:fldChar w:fldCharType="begin"/>
            </w:r>
            <w:r w:rsidR="00C04DB4" w:rsidRPr="00D748BF">
              <w:rPr>
                <w:rFonts w:ascii="宋体" w:eastAsia="宋体" w:hAnsi="宋体"/>
                <w:noProof/>
                <w:webHidden/>
                <w:sz w:val="24"/>
                <w:szCs w:val="24"/>
              </w:rPr>
              <w:instrText xml:space="preserve"> PAGEREF _Toc514855718 \h </w:instrText>
            </w:r>
            <w:r w:rsidR="00C04DB4" w:rsidRPr="00D748BF">
              <w:rPr>
                <w:rFonts w:ascii="宋体" w:eastAsia="宋体" w:hAnsi="宋体"/>
                <w:noProof/>
                <w:webHidden/>
                <w:sz w:val="24"/>
                <w:szCs w:val="24"/>
              </w:rPr>
            </w:r>
            <w:r w:rsidR="00C04DB4" w:rsidRPr="00D748BF">
              <w:rPr>
                <w:rFonts w:ascii="宋体" w:eastAsia="宋体" w:hAnsi="宋体"/>
                <w:noProof/>
                <w:webHidden/>
                <w:sz w:val="24"/>
                <w:szCs w:val="24"/>
              </w:rPr>
              <w:fldChar w:fldCharType="separate"/>
            </w:r>
            <w:r w:rsidR="0031479B">
              <w:rPr>
                <w:rFonts w:ascii="宋体" w:eastAsia="宋体" w:hAnsi="宋体"/>
                <w:noProof/>
                <w:webHidden/>
                <w:sz w:val="24"/>
                <w:szCs w:val="24"/>
              </w:rPr>
              <w:t>1</w:t>
            </w:r>
            <w:r w:rsidR="00C04DB4" w:rsidRPr="00D748BF">
              <w:rPr>
                <w:rFonts w:ascii="宋体" w:eastAsia="宋体" w:hAnsi="宋体"/>
                <w:noProof/>
                <w:webHidden/>
                <w:sz w:val="24"/>
                <w:szCs w:val="24"/>
              </w:rPr>
              <w:fldChar w:fldCharType="end"/>
            </w:r>
          </w:hyperlink>
        </w:p>
        <w:p w:rsidR="00C04DB4" w:rsidRPr="00D748BF" w:rsidRDefault="00ED5F42" w:rsidP="00D748BF">
          <w:pPr>
            <w:pStyle w:val="31"/>
            <w:tabs>
              <w:tab w:val="right" w:leader="dot" w:pos="9060"/>
            </w:tabs>
            <w:spacing w:line="400" w:lineRule="exact"/>
            <w:rPr>
              <w:rFonts w:ascii="宋体" w:eastAsia="宋体" w:hAnsi="宋体"/>
              <w:noProof/>
              <w:kern w:val="2"/>
              <w:sz w:val="24"/>
              <w:szCs w:val="24"/>
            </w:rPr>
          </w:pPr>
          <w:hyperlink w:anchor="_Toc514855719" w:history="1">
            <w:r w:rsidR="00C04DB4" w:rsidRPr="00D748BF">
              <w:rPr>
                <w:rStyle w:val="ae"/>
                <w:rFonts w:ascii="宋体" w:eastAsia="宋体" w:hAnsi="宋体"/>
                <w:noProof/>
                <w:sz w:val="24"/>
                <w:szCs w:val="24"/>
              </w:rPr>
              <w:t xml:space="preserve">1.2.1 </w:t>
            </w:r>
            <w:r w:rsidR="00C04DB4" w:rsidRPr="00D748BF">
              <w:rPr>
                <w:rStyle w:val="ae"/>
                <w:rFonts w:ascii="宋体" w:eastAsia="宋体" w:hAnsi="宋体" w:hint="eastAsia"/>
                <w:noProof/>
                <w:sz w:val="24"/>
                <w:szCs w:val="24"/>
              </w:rPr>
              <w:t>课题内容</w:t>
            </w:r>
            <w:r w:rsidR="00C04DB4" w:rsidRPr="00D748BF">
              <w:rPr>
                <w:rFonts w:ascii="宋体" w:eastAsia="宋体" w:hAnsi="宋体"/>
                <w:noProof/>
                <w:webHidden/>
                <w:sz w:val="24"/>
                <w:szCs w:val="24"/>
              </w:rPr>
              <w:tab/>
            </w:r>
            <w:r w:rsidR="00C04DB4" w:rsidRPr="00D748BF">
              <w:rPr>
                <w:rFonts w:ascii="宋体" w:eastAsia="宋体" w:hAnsi="宋体"/>
                <w:noProof/>
                <w:webHidden/>
                <w:sz w:val="24"/>
                <w:szCs w:val="24"/>
              </w:rPr>
              <w:fldChar w:fldCharType="begin"/>
            </w:r>
            <w:r w:rsidR="00C04DB4" w:rsidRPr="00D748BF">
              <w:rPr>
                <w:rFonts w:ascii="宋体" w:eastAsia="宋体" w:hAnsi="宋体"/>
                <w:noProof/>
                <w:webHidden/>
                <w:sz w:val="24"/>
                <w:szCs w:val="24"/>
              </w:rPr>
              <w:instrText xml:space="preserve"> PAGEREF _Toc514855719 \h </w:instrText>
            </w:r>
            <w:r w:rsidR="00C04DB4" w:rsidRPr="00D748BF">
              <w:rPr>
                <w:rFonts w:ascii="宋体" w:eastAsia="宋体" w:hAnsi="宋体"/>
                <w:noProof/>
                <w:webHidden/>
                <w:sz w:val="24"/>
                <w:szCs w:val="24"/>
              </w:rPr>
            </w:r>
            <w:r w:rsidR="00C04DB4" w:rsidRPr="00D748BF">
              <w:rPr>
                <w:rFonts w:ascii="宋体" w:eastAsia="宋体" w:hAnsi="宋体"/>
                <w:noProof/>
                <w:webHidden/>
                <w:sz w:val="24"/>
                <w:szCs w:val="24"/>
              </w:rPr>
              <w:fldChar w:fldCharType="separate"/>
            </w:r>
            <w:r w:rsidR="0031479B">
              <w:rPr>
                <w:rFonts w:ascii="宋体" w:eastAsia="宋体" w:hAnsi="宋体"/>
                <w:noProof/>
                <w:webHidden/>
                <w:sz w:val="24"/>
                <w:szCs w:val="24"/>
              </w:rPr>
              <w:t>1</w:t>
            </w:r>
            <w:r w:rsidR="00C04DB4" w:rsidRPr="00D748BF">
              <w:rPr>
                <w:rFonts w:ascii="宋体" w:eastAsia="宋体" w:hAnsi="宋体"/>
                <w:noProof/>
                <w:webHidden/>
                <w:sz w:val="24"/>
                <w:szCs w:val="24"/>
              </w:rPr>
              <w:fldChar w:fldCharType="end"/>
            </w:r>
          </w:hyperlink>
        </w:p>
        <w:p w:rsidR="00C04DB4" w:rsidRPr="00D748BF" w:rsidRDefault="00ED5F42" w:rsidP="00D748BF">
          <w:pPr>
            <w:pStyle w:val="31"/>
            <w:tabs>
              <w:tab w:val="right" w:leader="dot" w:pos="9060"/>
            </w:tabs>
            <w:spacing w:line="400" w:lineRule="exact"/>
            <w:rPr>
              <w:rFonts w:ascii="宋体" w:eastAsia="宋体" w:hAnsi="宋体"/>
              <w:noProof/>
              <w:kern w:val="2"/>
              <w:sz w:val="24"/>
              <w:szCs w:val="24"/>
            </w:rPr>
          </w:pPr>
          <w:hyperlink w:anchor="_Toc514855720" w:history="1">
            <w:r w:rsidR="00C04DB4" w:rsidRPr="00D748BF">
              <w:rPr>
                <w:rStyle w:val="ae"/>
                <w:rFonts w:ascii="宋体" w:eastAsia="宋体" w:hAnsi="宋体"/>
                <w:noProof/>
                <w:sz w:val="24"/>
                <w:szCs w:val="24"/>
              </w:rPr>
              <w:t xml:space="preserve">1.2.2 </w:t>
            </w:r>
            <w:r w:rsidR="00C04DB4" w:rsidRPr="00D748BF">
              <w:rPr>
                <w:rStyle w:val="ae"/>
                <w:rFonts w:ascii="宋体" w:eastAsia="宋体" w:hAnsi="宋体" w:hint="eastAsia"/>
                <w:noProof/>
                <w:sz w:val="24"/>
                <w:szCs w:val="24"/>
              </w:rPr>
              <w:t>本人承担任务</w:t>
            </w:r>
            <w:r w:rsidR="00C04DB4" w:rsidRPr="00D748BF">
              <w:rPr>
                <w:rFonts w:ascii="宋体" w:eastAsia="宋体" w:hAnsi="宋体"/>
                <w:noProof/>
                <w:webHidden/>
                <w:sz w:val="24"/>
                <w:szCs w:val="24"/>
              </w:rPr>
              <w:tab/>
            </w:r>
            <w:r w:rsidR="00C04DB4" w:rsidRPr="00D748BF">
              <w:rPr>
                <w:rFonts w:ascii="宋体" w:eastAsia="宋体" w:hAnsi="宋体"/>
                <w:noProof/>
                <w:webHidden/>
                <w:sz w:val="24"/>
                <w:szCs w:val="24"/>
              </w:rPr>
              <w:fldChar w:fldCharType="begin"/>
            </w:r>
            <w:r w:rsidR="00C04DB4" w:rsidRPr="00D748BF">
              <w:rPr>
                <w:rFonts w:ascii="宋体" w:eastAsia="宋体" w:hAnsi="宋体"/>
                <w:noProof/>
                <w:webHidden/>
                <w:sz w:val="24"/>
                <w:szCs w:val="24"/>
              </w:rPr>
              <w:instrText xml:space="preserve"> PAGEREF _Toc514855720 \h </w:instrText>
            </w:r>
            <w:r w:rsidR="00C04DB4" w:rsidRPr="00D748BF">
              <w:rPr>
                <w:rFonts w:ascii="宋体" w:eastAsia="宋体" w:hAnsi="宋体"/>
                <w:noProof/>
                <w:webHidden/>
                <w:sz w:val="24"/>
                <w:szCs w:val="24"/>
              </w:rPr>
            </w:r>
            <w:r w:rsidR="00C04DB4" w:rsidRPr="00D748BF">
              <w:rPr>
                <w:rFonts w:ascii="宋体" w:eastAsia="宋体" w:hAnsi="宋体"/>
                <w:noProof/>
                <w:webHidden/>
                <w:sz w:val="24"/>
                <w:szCs w:val="24"/>
              </w:rPr>
              <w:fldChar w:fldCharType="separate"/>
            </w:r>
            <w:r w:rsidR="0031479B">
              <w:rPr>
                <w:rFonts w:ascii="宋体" w:eastAsia="宋体" w:hAnsi="宋体"/>
                <w:noProof/>
                <w:webHidden/>
                <w:sz w:val="24"/>
                <w:szCs w:val="24"/>
              </w:rPr>
              <w:t>1</w:t>
            </w:r>
            <w:r w:rsidR="00C04DB4" w:rsidRPr="00D748BF">
              <w:rPr>
                <w:rFonts w:ascii="宋体" w:eastAsia="宋体" w:hAnsi="宋体"/>
                <w:noProof/>
                <w:webHidden/>
                <w:sz w:val="24"/>
                <w:szCs w:val="24"/>
              </w:rPr>
              <w:fldChar w:fldCharType="end"/>
            </w:r>
          </w:hyperlink>
        </w:p>
        <w:p w:rsidR="00C04DB4" w:rsidRPr="00D748BF" w:rsidRDefault="00ED5F42" w:rsidP="00D748BF">
          <w:pPr>
            <w:pStyle w:val="21"/>
            <w:rPr>
              <w:rFonts w:ascii="宋体" w:eastAsia="宋体" w:hAnsi="宋体"/>
              <w:noProof/>
              <w:kern w:val="2"/>
              <w:sz w:val="24"/>
              <w:szCs w:val="24"/>
            </w:rPr>
          </w:pPr>
          <w:hyperlink w:anchor="_Toc514855721" w:history="1">
            <w:r w:rsidR="00C04DB4" w:rsidRPr="00D748BF">
              <w:rPr>
                <w:rStyle w:val="ae"/>
                <w:rFonts w:ascii="宋体" w:eastAsia="宋体" w:hAnsi="宋体"/>
                <w:noProof/>
                <w:sz w:val="24"/>
                <w:szCs w:val="24"/>
              </w:rPr>
              <w:t xml:space="preserve">1.3 </w:t>
            </w:r>
            <w:r w:rsidR="00C04DB4" w:rsidRPr="00D748BF">
              <w:rPr>
                <w:rStyle w:val="ae"/>
                <w:rFonts w:ascii="宋体" w:eastAsia="宋体" w:hAnsi="宋体" w:hint="eastAsia"/>
                <w:noProof/>
                <w:sz w:val="24"/>
                <w:szCs w:val="24"/>
              </w:rPr>
              <w:t>论文结构</w:t>
            </w:r>
            <w:r w:rsidR="00C04DB4" w:rsidRPr="00D748BF">
              <w:rPr>
                <w:rFonts w:ascii="宋体" w:eastAsia="宋体" w:hAnsi="宋体"/>
                <w:noProof/>
                <w:webHidden/>
                <w:sz w:val="24"/>
                <w:szCs w:val="24"/>
              </w:rPr>
              <w:tab/>
            </w:r>
            <w:r w:rsidR="007539B6">
              <w:rPr>
                <w:rFonts w:ascii="宋体" w:eastAsia="宋体" w:hAnsi="宋体" w:hint="eastAsia"/>
                <w:noProof/>
                <w:webHidden/>
                <w:sz w:val="24"/>
                <w:szCs w:val="24"/>
              </w:rPr>
              <w:t>2</w:t>
            </w:r>
          </w:hyperlink>
        </w:p>
        <w:p w:rsidR="00C04DB4" w:rsidRPr="00197EB5" w:rsidRDefault="00ED5F42" w:rsidP="00D748BF">
          <w:pPr>
            <w:pStyle w:val="11"/>
            <w:tabs>
              <w:tab w:val="right" w:leader="dot" w:pos="9060"/>
            </w:tabs>
            <w:spacing w:line="400" w:lineRule="exact"/>
            <w:rPr>
              <w:rFonts w:ascii="黑体" w:eastAsia="黑体" w:hAnsi="黑体"/>
              <w:b/>
              <w:noProof/>
              <w:kern w:val="2"/>
              <w:sz w:val="24"/>
              <w:szCs w:val="24"/>
            </w:rPr>
          </w:pPr>
          <w:hyperlink w:anchor="_Toc514855722" w:history="1">
            <w:r w:rsidR="00C04DB4" w:rsidRPr="00197EB5">
              <w:rPr>
                <w:rStyle w:val="ae"/>
                <w:rFonts w:ascii="黑体" w:eastAsia="黑体" w:hAnsi="黑体" w:hint="eastAsia"/>
                <w:b/>
                <w:noProof/>
                <w:sz w:val="24"/>
                <w:szCs w:val="24"/>
              </w:rPr>
              <w:t>第二章</w:t>
            </w:r>
            <w:r w:rsidR="00C04DB4" w:rsidRPr="00197EB5">
              <w:rPr>
                <w:rStyle w:val="ae"/>
                <w:rFonts w:ascii="黑体" w:eastAsia="黑体" w:hAnsi="黑体"/>
                <w:b/>
                <w:noProof/>
                <w:sz w:val="24"/>
                <w:szCs w:val="24"/>
              </w:rPr>
              <w:t xml:space="preserve"> </w:t>
            </w:r>
            <w:r w:rsidR="00C04DB4" w:rsidRPr="00197EB5">
              <w:rPr>
                <w:rStyle w:val="ae"/>
                <w:rFonts w:ascii="黑体" w:eastAsia="黑体" w:hAnsi="黑体" w:hint="eastAsia"/>
                <w:b/>
                <w:noProof/>
                <w:sz w:val="24"/>
                <w:szCs w:val="24"/>
              </w:rPr>
              <w:t>相关技术介绍</w:t>
            </w:r>
            <w:r w:rsidR="00C04DB4" w:rsidRPr="00197EB5">
              <w:rPr>
                <w:rStyle w:val="ae"/>
                <w:rFonts w:ascii="黑体" w:eastAsia="黑体" w:hAnsi="黑体"/>
                <w:b/>
                <w:noProof/>
                <w:sz w:val="24"/>
                <w:szCs w:val="24"/>
              </w:rPr>
              <w:t>(</w:t>
            </w:r>
            <w:r w:rsidR="00C04DB4" w:rsidRPr="00197EB5">
              <w:rPr>
                <w:rStyle w:val="ae"/>
                <w:rFonts w:ascii="黑体" w:eastAsia="黑体" w:hAnsi="黑体" w:hint="eastAsia"/>
                <w:b/>
                <w:noProof/>
                <w:sz w:val="24"/>
                <w:szCs w:val="24"/>
              </w:rPr>
              <w:t>可选</w:t>
            </w:r>
            <w:r w:rsidR="00C04DB4" w:rsidRPr="00197EB5">
              <w:rPr>
                <w:rStyle w:val="ae"/>
                <w:rFonts w:ascii="黑体" w:eastAsia="黑体" w:hAnsi="黑体"/>
                <w:b/>
                <w:noProof/>
                <w:sz w:val="24"/>
                <w:szCs w:val="24"/>
              </w:rPr>
              <w:t>)</w:t>
            </w:r>
            <w:r w:rsidR="00C04DB4" w:rsidRPr="00197EB5">
              <w:rPr>
                <w:rFonts w:ascii="黑体" w:eastAsia="黑体" w:hAnsi="黑体"/>
                <w:b/>
                <w:noProof/>
                <w:webHidden/>
                <w:sz w:val="24"/>
                <w:szCs w:val="24"/>
              </w:rPr>
              <w:tab/>
            </w:r>
            <w:r w:rsidR="007539B6">
              <w:rPr>
                <w:rFonts w:ascii="黑体" w:eastAsia="黑体" w:hAnsi="黑体" w:hint="eastAsia"/>
                <w:b/>
                <w:noProof/>
                <w:webHidden/>
                <w:sz w:val="24"/>
                <w:szCs w:val="24"/>
              </w:rPr>
              <w:t>3</w:t>
            </w:r>
          </w:hyperlink>
        </w:p>
        <w:p w:rsidR="00C04DB4" w:rsidRPr="00D748BF" w:rsidRDefault="00ED5F42" w:rsidP="005D2E9D">
          <w:pPr>
            <w:pStyle w:val="21"/>
            <w:rPr>
              <w:rFonts w:ascii="宋体" w:eastAsia="宋体" w:hAnsi="宋体"/>
              <w:noProof/>
              <w:kern w:val="2"/>
              <w:sz w:val="24"/>
              <w:szCs w:val="24"/>
            </w:rPr>
          </w:pPr>
          <w:hyperlink w:anchor="_Toc514855723" w:history="1">
            <w:r w:rsidR="005D2E9D">
              <w:rPr>
                <w:rStyle w:val="ae"/>
                <w:rFonts w:ascii="宋体" w:eastAsia="宋体" w:hAnsi="宋体"/>
                <w:noProof/>
                <w:sz w:val="24"/>
                <w:szCs w:val="24"/>
              </w:rPr>
              <w:t>2.1 J</w:t>
            </w:r>
            <w:r w:rsidR="005D2E9D">
              <w:rPr>
                <w:rStyle w:val="ae"/>
                <w:rFonts w:ascii="宋体" w:eastAsia="宋体" w:hAnsi="宋体" w:hint="eastAsia"/>
                <w:noProof/>
                <w:sz w:val="24"/>
                <w:szCs w:val="24"/>
              </w:rPr>
              <w:t>ava</w:t>
            </w:r>
            <w:r w:rsidR="0050356C">
              <w:rPr>
                <w:rStyle w:val="ae"/>
                <w:rFonts w:ascii="宋体" w:eastAsia="宋体" w:hAnsi="宋体" w:hint="eastAsia"/>
                <w:noProof/>
                <w:sz w:val="24"/>
                <w:szCs w:val="24"/>
              </w:rPr>
              <w:t>web</w:t>
            </w:r>
            <w:r w:rsidR="00C04DB4" w:rsidRPr="00D748BF">
              <w:rPr>
                <w:rFonts w:ascii="宋体" w:eastAsia="宋体" w:hAnsi="宋体"/>
                <w:noProof/>
                <w:webHidden/>
                <w:sz w:val="24"/>
                <w:szCs w:val="24"/>
              </w:rPr>
              <w:tab/>
            </w:r>
            <w:r w:rsidR="007539B6">
              <w:rPr>
                <w:rFonts w:ascii="宋体" w:eastAsia="宋体" w:hAnsi="宋体" w:hint="eastAsia"/>
                <w:noProof/>
                <w:webHidden/>
                <w:sz w:val="24"/>
                <w:szCs w:val="24"/>
              </w:rPr>
              <w:t>3</w:t>
            </w:r>
          </w:hyperlink>
        </w:p>
        <w:p w:rsidR="00C04DB4" w:rsidRPr="00D748BF" w:rsidRDefault="00ED5F42" w:rsidP="00D748BF">
          <w:pPr>
            <w:pStyle w:val="21"/>
            <w:rPr>
              <w:rFonts w:ascii="宋体" w:eastAsia="宋体" w:hAnsi="宋体"/>
              <w:noProof/>
              <w:kern w:val="2"/>
              <w:sz w:val="24"/>
              <w:szCs w:val="24"/>
            </w:rPr>
          </w:pPr>
          <w:hyperlink w:anchor="_Toc514855725" w:history="1">
            <w:r w:rsidR="00C04DB4" w:rsidRPr="00D748BF">
              <w:rPr>
                <w:rStyle w:val="ae"/>
                <w:rFonts w:ascii="宋体" w:eastAsia="宋体" w:hAnsi="宋体"/>
                <w:noProof/>
                <w:sz w:val="24"/>
                <w:szCs w:val="24"/>
              </w:rPr>
              <w:t>2.2</w:t>
            </w:r>
            <w:r w:rsidR="00664ABF">
              <w:rPr>
                <w:rStyle w:val="ae"/>
                <w:rFonts w:ascii="宋体" w:eastAsia="宋体" w:hAnsi="宋体"/>
                <w:noProof/>
                <w:sz w:val="24"/>
                <w:szCs w:val="24"/>
              </w:rPr>
              <w:t xml:space="preserve"> T</w:t>
            </w:r>
            <w:r w:rsidR="00664ABF">
              <w:rPr>
                <w:rStyle w:val="ae"/>
                <w:rFonts w:ascii="宋体" w:eastAsia="宋体" w:hAnsi="宋体" w:hint="eastAsia"/>
                <w:noProof/>
                <w:sz w:val="24"/>
                <w:szCs w:val="24"/>
              </w:rPr>
              <w:t>omcat</w:t>
            </w:r>
            <w:r w:rsidR="00C04DB4" w:rsidRPr="00D748BF">
              <w:rPr>
                <w:rFonts w:ascii="宋体" w:eastAsia="宋体" w:hAnsi="宋体"/>
                <w:noProof/>
                <w:webHidden/>
                <w:sz w:val="24"/>
                <w:szCs w:val="24"/>
              </w:rPr>
              <w:tab/>
            </w:r>
            <w:r w:rsidR="007539B6">
              <w:rPr>
                <w:rFonts w:ascii="宋体" w:eastAsia="宋体" w:hAnsi="宋体" w:hint="eastAsia"/>
                <w:noProof/>
                <w:webHidden/>
                <w:sz w:val="24"/>
                <w:szCs w:val="24"/>
              </w:rPr>
              <w:t>3</w:t>
            </w:r>
          </w:hyperlink>
        </w:p>
        <w:p w:rsidR="00C04DB4" w:rsidRPr="00D748BF" w:rsidRDefault="00ED5F42" w:rsidP="00D748BF">
          <w:pPr>
            <w:pStyle w:val="21"/>
            <w:rPr>
              <w:rFonts w:ascii="宋体" w:eastAsia="宋体" w:hAnsi="宋体"/>
              <w:noProof/>
              <w:kern w:val="2"/>
              <w:sz w:val="24"/>
              <w:szCs w:val="24"/>
            </w:rPr>
          </w:pPr>
          <w:hyperlink w:anchor="_Toc514855726" w:history="1">
            <w:r w:rsidR="00C04DB4" w:rsidRPr="00D748BF">
              <w:rPr>
                <w:rStyle w:val="ae"/>
                <w:rFonts w:ascii="宋体" w:eastAsia="宋体" w:hAnsi="宋体"/>
                <w:noProof/>
                <w:sz w:val="24"/>
                <w:szCs w:val="24"/>
              </w:rPr>
              <w:t xml:space="preserve">2.3 </w:t>
            </w:r>
            <w:r w:rsidR="00473C3D">
              <w:rPr>
                <w:rStyle w:val="ae"/>
                <w:rFonts w:ascii="宋体" w:eastAsia="宋体" w:hAnsi="宋体" w:hint="eastAsia"/>
                <w:noProof/>
                <w:sz w:val="24"/>
                <w:szCs w:val="24"/>
              </w:rPr>
              <w:t>MySQL</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4</w:t>
            </w:r>
          </w:hyperlink>
        </w:p>
        <w:p w:rsidR="00C04DB4" w:rsidRPr="00D748BF" w:rsidRDefault="00ED5F42" w:rsidP="00D748BF">
          <w:pPr>
            <w:pStyle w:val="21"/>
            <w:rPr>
              <w:rFonts w:ascii="宋体" w:eastAsia="宋体" w:hAnsi="宋体"/>
              <w:noProof/>
              <w:kern w:val="2"/>
              <w:sz w:val="24"/>
              <w:szCs w:val="24"/>
            </w:rPr>
          </w:pPr>
          <w:hyperlink w:anchor="_Toc514855727" w:history="1">
            <w:r w:rsidR="00C04DB4" w:rsidRPr="00D748BF">
              <w:rPr>
                <w:rStyle w:val="ae"/>
                <w:rFonts w:ascii="宋体" w:eastAsia="宋体" w:hAnsi="宋体"/>
                <w:noProof/>
                <w:sz w:val="24"/>
                <w:szCs w:val="24"/>
              </w:rPr>
              <w:t xml:space="preserve">2.4 </w:t>
            </w:r>
            <w:r w:rsidR="00473C3D">
              <w:rPr>
                <w:rStyle w:val="ae"/>
                <w:rFonts w:ascii="宋体" w:eastAsia="宋体" w:hAnsi="宋体" w:hint="eastAsia"/>
                <w:noProof/>
                <w:sz w:val="24"/>
                <w:szCs w:val="24"/>
              </w:rPr>
              <w:t>eclipse</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5</w:t>
            </w:r>
          </w:hyperlink>
        </w:p>
        <w:p w:rsidR="00C04DB4" w:rsidRPr="00D748BF" w:rsidRDefault="00ED5F42" w:rsidP="00D748BF">
          <w:pPr>
            <w:pStyle w:val="21"/>
            <w:rPr>
              <w:rFonts w:ascii="宋体" w:eastAsia="宋体" w:hAnsi="宋体"/>
              <w:noProof/>
              <w:kern w:val="2"/>
              <w:sz w:val="24"/>
              <w:szCs w:val="24"/>
            </w:rPr>
          </w:pPr>
          <w:hyperlink w:anchor="_Toc514855728" w:history="1">
            <w:r w:rsidR="0050356C">
              <w:rPr>
                <w:rStyle w:val="ae"/>
                <w:rFonts w:ascii="宋体" w:eastAsia="宋体" w:hAnsi="宋体"/>
                <w:noProof/>
                <w:sz w:val="24"/>
                <w:szCs w:val="24"/>
              </w:rPr>
              <w:t>2.</w:t>
            </w:r>
            <w:r w:rsidR="0050356C">
              <w:rPr>
                <w:rStyle w:val="ae"/>
                <w:rFonts w:ascii="宋体" w:eastAsia="宋体" w:hAnsi="宋体" w:hint="eastAsia"/>
                <w:noProof/>
                <w:sz w:val="24"/>
                <w:szCs w:val="24"/>
              </w:rPr>
              <w:t>5</w:t>
            </w:r>
            <w:r w:rsidR="00C04DB4" w:rsidRPr="00D748BF">
              <w:rPr>
                <w:rStyle w:val="ae"/>
                <w:rFonts w:ascii="宋体" w:eastAsia="宋体" w:hAnsi="宋体"/>
                <w:noProof/>
                <w:sz w:val="24"/>
                <w:szCs w:val="24"/>
              </w:rPr>
              <w:t xml:space="preserve"> </w:t>
            </w:r>
            <w:r w:rsidR="00C04DB4" w:rsidRPr="00D748BF">
              <w:rPr>
                <w:rStyle w:val="ae"/>
                <w:rFonts w:ascii="宋体" w:eastAsia="宋体" w:hAnsi="宋体" w:hint="eastAsia"/>
                <w:noProof/>
                <w:sz w:val="24"/>
                <w:szCs w:val="24"/>
              </w:rPr>
              <w:t>本章小结</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6</w:t>
            </w:r>
          </w:hyperlink>
        </w:p>
        <w:p w:rsidR="00C04DB4" w:rsidRPr="00197EB5" w:rsidRDefault="00ED5F42" w:rsidP="00D748BF">
          <w:pPr>
            <w:pStyle w:val="11"/>
            <w:tabs>
              <w:tab w:val="right" w:leader="dot" w:pos="9060"/>
            </w:tabs>
            <w:spacing w:line="400" w:lineRule="exact"/>
            <w:rPr>
              <w:rFonts w:ascii="黑体" w:eastAsia="黑体" w:hAnsi="黑体"/>
              <w:noProof/>
              <w:kern w:val="2"/>
              <w:sz w:val="24"/>
              <w:szCs w:val="24"/>
            </w:rPr>
          </w:pPr>
          <w:hyperlink w:anchor="_Toc514855729" w:history="1">
            <w:r w:rsidR="00C04DB4" w:rsidRPr="00197EB5">
              <w:rPr>
                <w:rStyle w:val="ae"/>
                <w:rFonts w:ascii="黑体" w:eastAsia="黑体" w:hAnsi="黑体" w:hint="eastAsia"/>
                <w:b/>
                <w:noProof/>
                <w:sz w:val="24"/>
                <w:szCs w:val="24"/>
              </w:rPr>
              <w:t>第三章</w:t>
            </w:r>
            <w:r w:rsidR="00C04DB4" w:rsidRPr="00197EB5">
              <w:rPr>
                <w:rStyle w:val="ae"/>
                <w:rFonts w:ascii="黑体" w:eastAsia="黑体" w:hAnsi="黑体"/>
                <w:b/>
                <w:noProof/>
                <w:sz w:val="24"/>
                <w:szCs w:val="24"/>
              </w:rPr>
              <w:t xml:space="preserve"> </w:t>
            </w:r>
            <w:r w:rsidR="00C04DB4" w:rsidRPr="00197EB5">
              <w:rPr>
                <w:rStyle w:val="ae"/>
                <w:rFonts w:ascii="黑体" w:eastAsia="黑体" w:hAnsi="黑体" w:hint="eastAsia"/>
                <w:b/>
                <w:noProof/>
                <w:sz w:val="24"/>
                <w:szCs w:val="24"/>
              </w:rPr>
              <w:t>系统的需求分析</w:t>
            </w:r>
            <w:r w:rsidR="00C04DB4" w:rsidRPr="001B3FF9">
              <w:rPr>
                <w:rFonts w:ascii="黑体" w:eastAsia="黑体" w:hAnsi="黑体"/>
                <w:b/>
                <w:noProof/>
                <w:webHidden/>
                <w:sz w:val="24"/>
                <w:szCs w:val="24"/>
              </w:rPr>
              <w:tab/>
            </w:r>
            <w:r w:rsidR="00D1748A">
              <w:rPr>
                <w:rFonts w:ascii="黑体" w:eastAsia="黑体" w:hAnsi="黑体" w:hint="eastAsia"/>
                <w:b/>
                <w:noProof/>
                <w:webHidden/>
                <w:sz w:val="24"/>
                <w:szCs w:val="24"/>
              </w:rPr>
              <w:t>7</w:t>
            </w:r>
          </w:hyperlink>
        </w:p>
        <w:p w:rsidR="00C04DB4" w:rsidRDefault="00ED5F42" w:rsidP="00D748BF">
          <w:pPr>
            <w:pStyle w:val="21"/>
            <w:rPr>
              <w:rFonts w:ascii="宋体" w:eastAsia="宋体" w:hAnsi="宋体"/>
              <w:noProof/>
              <w:sz w:val="24"/>
              <w:szCs w:val="24"/>
            </w:rPr>
          </w:pPr>
          <w:hyperlink w:anchor="_Toc514855732" w:history="1">
            <w:r w:rsidR="005D2E9D">
              <w:rPr>
                <w:rStyle w:val="ae"/>
                <w:rFonts w:ascii="宋体" w:eastAsia="宋体" w:hAnsi="宋体"/>
                <w:noProof/>
                <w:sz w:val="24"/>
                <w:szCs w:val="24"/>
              </w:rPr>
              <w:t>3.</w:t>
            </w:r>
            <w:r w:rsidR="005D2E9D">
              <w:rPr>
                <w:rStyle w:val="ae"/>
                <w:rFonts w:ascii="宋体" w:eastAsia="宋体" w:hAnsi="宋体" w:hint="eastAsia"/>
                <w:noProof/>
                <w:sz w:val="24"/>
                <w:szCs w:val="24"/>
              </w:rPr>
              <w:t>1</w:t>
            </w:r>
            <w:r w:rsidR="00C04DB4" w:rsidRPr="00D748BF">
              <w:rPr>
                <w:rStyle w:val="ae"/>
                <w:rFonts w:ascii="宋体" w:eastAsia="宋体" w:hAnsi="宋体" w:hint="eastAsia"/>
                <w:noProof/>
                <w:sz w:val="24"/>
                <w:szCs w:val="24"/>
              </w:rPr>
              <w:t>系统功能需求分析</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7</w:t>
            </w:r>
          </w:hyperlink>
        </w:p>
        <w:p w:rsidR="005D2E9D" w:rsidRPr="00D748BF" w:rsidRDefault="00ED5F42" w:rsidP="005D2E9D">
          <w:pPr>
            <w:pStyle w:val="31"/>
            <w:tabs>
              <w:tab w:val="right" w:leader="dot" w:pos="9060"/>
            </w:tabs>
            <w:spacing w:line="400" w:lineRule="exact"/>
            <w:rPr>
              <w:rFonts w:ascii="宋体" w:eastAsia="宋体" w:hAnsi="宋体"/>
              <w:noProof/>
              <w:kern w:val="2"/>
              <w:sz w:val="24"/>
              <w:szCs w:val="24"/>
            </w:rPr>
          </w:pPr>
          <w:hyperlink w:anchor="_Toc514855731" w:history="1">
            <w:r w:rsidR="005D2E9D">
              <w:rPr>
                <w:rStyle w:val="ae"/>
                <w:rFonts w:ascii="宋体" w:eastAsia="宋体" w:hAnsi="宋体"/>
                <w:noProof/>
                <w:sz w:val="24"/>
                <w:szCs w:val="24"/>
              </w:rPr>
              <w:t xml:space="preserve">3.1.1 </w:t>
            </w:r>
            <w:r w:rsidR="005D2E9D">
              <w:rPr>
                <w:rStyle w:val="ae"/>
                <w:rFonts w:ascii="宋体" w:eastAsia="宋体" w:hAnsi="宋体" w:hint="eastAsia"/>
                <w:noProof/>
                <w:sz w:val="24"/>
                <w:szCs w:val="24"/>
              </w:rPr>
              <w:t>管理员</w:t>
            </w:r>
            <w:r w:rsidR="005D2E9D" w:rsidRPr="00D748BF">
              <w:rPr>
                <w:rFonts w:ascii="宋体" w:eastAsia="宋体" w:hAnsi="宋体"/>
                <w:noProof/>
                <w:webHidden/>
                <w:sz w:val="24"/>
                <w:szCs w:val="24"/>
              </w:rPr>
              <w:tab/>
            </w:r>
            <w:r w:rsidR="00D1748A">
              <w:rPr>
                <w:rFonts w:ascii="宋体" w:eastAsia="宋体" w:hAnsi="宋体" w:hint="eastAsia"/>
                <w:noProof/>
                <w:webHidden/>
                <w:sz w:val="24"/>
                <w:szCs w:val="24"/>
              </w:rPr>
              <w:t>8</w:t>
            </w:r>
          </w:hyperlink>
        </w:p>
        <w:p w:rsidR="005D2E9D" w:rsidRPr="00D748BF" w:rsidRDefault="00ED5F42" w:rsidP="005D2E9D">
          <w:pPr>
            <w:pStyle w:val="31"/>
            <w:tabs>
              <w:tab w:val="right" w:leader="dot" w:pos="9060"/>
            </w:tabs>
            <w:spacing w:line="400" w:lineRule="exact"/>
            <w:rPr>
              <w:rFonts w:ascii="宋体" w:eastAsia="宋体" w:hAnsi="宋体"/>
              <w:noProof/>
              <w:kern w:val="2"/>
              <w:sz w:val="24"/>
              <w:szCs w:val="24"/>
            </w:rPr>
          </w:pPr>
          <w:hyperlink w:anchor="_Toc514855731" w:history="1">
            <w:r w:rsidR="005D2E9D">
              <w:rPr>
                <w:rStyle w:val="ae"/>
                <w:rFonts w:ascii="宋体" w:eastAsia="宋体" w:hAnsi="宋体"/>
                <w:noProof/>
                <w:sz w:val="24"/>
                <w:szCs w:val="24"/>
              </w:rPr>
              <w:t>3.1.</w:t>
            </w:r>
            <w:r w:rsidR="005D2E9D">
              <w:rPr>
                <w:rStyle w:val="ae"/>
                <w:rFonts w:ascii="宋体" w:eastAsia="宋体" w:hAnsi="宋体" w:hint="eastAsia"/>
                <w:noProof/>
                <w:sz w:val="24"/>
                <w:szCs w:val="24"/>
              </w:rPr>
              <w:t>2</w:t>
            </w:r>
            <w:r w:rsidR="005D2E9D">
              <w:rPr>
                <w:rStyle w:val="ae"/>
                <w:rFonts w:ascii="宋体" w:eastAsia="宋体" w:hAnsi="宋体"/>
                <w:noProof/>
                <w:sz w:val="24"/>
                <w:szCs w:val="24"/>
              </w:rPr>
              <w:t xml:space="preserve"> </w:t>
            </w:r>
            <w:r w:rsidR="005D2E9D">
              <w:rPr>
                <w:rStyle w:val="ae"/>
                <w:rFonts w:ascii="宋体" w:eastAsia="宋体" w:hAnsi="宋体" w:hint="eastAsia"/>
                <w:noProof/>
                <w:sz w:val="24"/>
                <w:szCs w:val="24"/>
              </w:rPr>
              <w:t>教师</w:t>
            </w:r>
            <w:r w:rsidR="005D2E9D" w:rsidRPr="00D748BF">
              <w:rPr>
                <w:rFonts w:ascii="宋体" w:eastAsia="宋体" w:hAnsi="宋体"/>
                <w:noProof/>
                <w:webHidden/>
                <w:sz w:val="24"/>
                <w:szCs w:val="24"/>
              </w:rPr>
              <w:tab/>
            </w:r>
            <w:r w:rsidR="00D1748A">
              <w:rPr>
                <w:rFonts w:ascii="宋体" w:eastAsia="宋体" w:hAnsi="宋体" w:hint="eastAsia"/>
                <w:noProof/>
                <w:webHidden/>
                <w:sz w:val="24"/>
                <w:szCs w:val="24"/>
              </w:rPr>
              <w:t>10</w:t>
            </w:r>
          </w:hyperlink>
        </w:p>
        <w:p w:rsidR="005D2E9D" w:rsidRPr="005D2E9D" w:rsidRDefault="00ED5F42" w:rsidP="005D2E9D">
          <w:pPr>
            <w:pStyle w:val="31"/>
            <w:tabs>
              <w:tab w:val="right" w:leader="dot" w:pos="9060"/>
            </w:tabs>
            <w:spacing w:line="400" w:lineRule="exact"/>
            <w:rPr>
              <w:rFonts w:ascii="宋体" w:eastAsia="宋体" w:hAnsi="宋体"/>
              <w:noProof/>
              <w:kern w:val="2"/>
              <w:sz w:val="24"/>
              <w:szCs w:val="24"/>
            </w:rPr>
          </w:pPr>
          <w:hyperlink w:anchor="_Toc514855731" w:history="1">
            <w:r w:rsidR="005D2E9D">
              <w:rPr>
                <w:rStyle w:val="ae"/>
                <w:rFonts w:ascii="宋体" w:eastAsia="宋体" w:hAnsi="宋体"/>
                <w:noProof/>
                <w:sz w:val="24"/>
                <w:szCs w:val="24"/>
              </w:rPr>
              <w:t>3.1.</w:t>
            </w:r>
            <w:r w:rsidR="005D2E9D">
              <w:rPr>
                <w:rStyle w:val="ae"/>
                <w:rFonts w:ascii="宋体" w:eastAsia="宋体" w:hAnsi="宋体" w:hint="eastAsia"/>
                <w:noProof/>
                <w:sz w:val="24"/>
                <w:szCs w:val="24"/>
              </w:rPr>
              <w:t>3</w:t>
            </w:r>
            <w:r w:rsidR="005D2E9D">
              <w:rPr>
                <w:rStyle w:val="ae"/>
                <w:rFonts w:ascii="宋体" w:eastAsia="宋体" w:hAnsi="宋体"/>
                <w:noProof/>
                <w:sz w:val="24"/>
                <w:szCs w:val="24"/>
              </w:rPr>
              <w:t xml:space="preserve"> </w:t>
            </w:r>
            <w:r w:rsidR="005D2E9D">
              <w:rPr>
                <w:rStyle w:val="ae"/>
                <w:rFonts w:ascii="宋体" w:eastAsia="宋体" w:hAnsi="宋体" w:hint="eastAsia"/>
                <w:noProof/>
                <w:sz w:val="24"/>
                <w:szCs w:val="24"/>
              </w:rPr>
              <w:t>学生</w:t>
            </w:r>
            <w:r w:rsidR="005D2E9D" w:rsidRPr="00D748BF">
              <w:rPr>
                <w:rFonts w:ascii="宋体" w:eastAsia="宋体" w:hAnsi="宋体"/>
                <w:noProof/>
                <w:webHidden/>
                <w:sz w:val="24"/>
                <w:szCs w:val="24"/>
              </w:rPr>
              <w:tab/>
            </w:r>
            <w:r w:rsidR="00D1748A">
              <w:rPr>
                <w:rFonts w:ascii="宋体" w:eastAsia="宋体" w:hAnsi="宋体" w:hint="eastAsia"/>
                <w:noProof/>
                <w:webHidden/>
                <w:sz w:val="24"/>
                <w:szCs w:val="24"/>
              </w:rPr>
              <w:t>10</w:t>
            </w:r>
          </w:hyperlink>
        </w:p>
        <w:p w:rsidR="00C04DB4" w:rsidRPr="00D748BF" w:rsidRDefault="00ED5F42" w:rsidP="00D748BF">
          <w:pPr>
            <w:pStyle w:val="21"/>
            <w:rPr>
              <w:rFonts w:ascii="宋体" w:eastAsia="宋体" w:hAnsi="宋体"/>
              <w:noProof/>
              <w:kern w:val="2"/>
              <w:sz w:val="24"/>
              <w:szCs w:val="24"/>
            </w:rPr>
          </w:pPr>
          <w:hyperlink w:anchor="_Toc514855733" w:history="1">
            <w:r w:rsidR="005D2E9D">
              <w:rPr>
                <w:rStyle w:val="ae"/>
                <w:rFonts w:ascii="宋体" w:eastAsia="宋体" w:hAnsi="宋体"/>
                <w:noProof/>
                <w:sz w:val="24"/>
                <w:szCs w:val="24"/>
              </w:rPr>
              <w:t>3.</w:t>
            </w:r>
            <w:r w:rsidR="005D2E9D">
              <w:rPr>
                <w:rStyle w:val="ae"/>
                <w:rFonts w:ascii="宋体" w:eastAsia="宋体" w:hAnsi="宋体" w:hint="eastAsia"/>
                <w:noProof/>
                <w:sz w:val="24"/>
                <w:szCs w:val="24"/>
              </w:rPr>
              <w:t>2</w:t>
            </w:r>
            <w:r w:rsidR="00C04DB4" w:rsidRPr="00D748BF">
              <w:rPr>
                <w:rStyle w:val="ae"/>
                <w:rFonts w:ascii="宋体" w:eastAsia="宋体" w:hAnsi="宋体"/>
                <w:noProof/>
                <w:sz w:val="24"/>
                <w:szCs w:val="24"/>
              </w:rPr>
              <w:t xml:space="preserve"> </w:t>
            </w:r>
            <w:r w:rsidR="00C04DB4" w:rsidRPr="00D748BF">
              <w:rPr>
                <w:rStyle w:val="ae"/>
                <w:rFonts w:ascii="宋体" w:eastAsia="宋体" w:hAnsi="宋体" w:hint="eastAsia"/>
                <w:noProof/>
                <w:sz w:val="24"/>
                <w:szCs w:val="24"/>
              </w:rPr>
              <w:t>系统非功能需求分析</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11</w:t>
            </w:r>
          </w:hyperlink>
        </w:p>
        <w:p w:rsidR="00C04DB4" w:rsidRPr="00D748BF" w:rsidRDefault="00ED5F42" w:rsidP="00D748BF">
          <w:pPr>
            <w:pStyle w:val="21"/>
            <w:rPr>
              <w:rFonts w:ascii="宋体" w:eastAsia="宋体" w:hAnsi="宋体"/>
              <w:noProof/>
              <w:kern w:val="2"/>
              <w:sz w:val="24"/>
              <w:szCs w:val="24"/>
            </w:rPr>
          </w:pPr>
          <w:hyperlink w:anchor="_Toc514855735" w:history="1">
            <w:r w:rsidR="005D2E9D">
              <w:rPr>
                <w:rStyle w:val="ae"/>
                <w:rFonts w:ascii="宋体" w:eastAsia="宋体" w:hAnsi="宋体"/>
                <w:noProof/>
                <w:sz w:val="24"/>
                <w:szCs w:val="24"/>
              </w:rPr>
              <w:t>3.</w:t>
            </w:r>
            <w:r w:rsidR="005D2E9D">
              <w:rPr>
                <w:rStyle w:val="ae"/>
                <w:rFonts w:ascii="宋体" w:eastAsia="宋体" w:hAnsi="宋体" w:hint="eastAsia"/>
                <w:noProof/>
                <w:sz w:val="24"/>
                <w:szCs w:val="24"/>
              </w:rPr>
              <w:t>3</w:t>
            </w:r>
            <w:r w:rsidR="00C04DB4" w:rsidRPr="00D748BF">
              <w:rPr>
                <w:rStyle w:val="ae"/>
                <w:rFonts w:ascii="宋体" w:eastAsia="宋体" w:hAnsi="宋体"/>
                <w:noProof/>
                <w:sz w:val="24"/>
                <w:szCs w:val="24"/>
              </w:rPr>
              <w:t xml:space="preserve"> </w:t>
            </w:r>
            <w:r w:rsidR="00C04DB4" w:rsidRPr="00D748BF">
              <w:rPr>
                <w:rStyle w:val="ae"/>
                <w:rFonts w:ascii="宋体" w:eastAsia="宋体" w:hAnsi="宋体" w:hint="eastAsia"/>
                <w:noProof/>
                <w:sz w:val="24"/>
                <w:szCs w:val="24"/>
              </w:rPr>
              <w:t>本章小结</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11</w:t>
            </w:r>
          </w:hyperlink>
        </w:p>
        <w:p w:rsidR="00C04DB4" w:rsidRPr="00197EB5" w:rsidRDefault="00ED5F42" w:rsidP="00D748BF">
          <w:pPr>
            <w:pStyle w:val="11"/>
            <w:tabs>
              <w:tab w:val="right" w:leader="dot" w:pos="9060"/>
            </w:tabs>
            <w:spacing w:line="400" w:lineRule="exact"/>
            <w:rPr>
              <w:rFonts w:ascii="黑体" w:eastAsia="黑体" w:hAnsi="黑体"/>
              <w:noProof/>
              <w:kern w:val="2"/>
              <w:sz w:val="24"/>
              <w:szCs w:val="24"/>
            </w:rPr>
          </w:pPr>
          <w:hyperlink w:anchor="_Toc514855736" w:history="1">
            <w:r w:rsidR="00C04DB4" w:rsidRPr="00197EB5">
              <w:rPr>
                <w:rStyle w:val="ae"/>
                <w:rFonts w:ascii="黑体" w:eastAsia="黑体" w:hAnsi="黑体" w:hint="eastAsia"/>
                <w:b/>
                <w:noProof/>
                <w:sz w:val="24"/>
                <w:szCs w:val="24"/>
              </w:rPr>
              <w:t>第四章</w:t>
            </w:r>
            <w:r w:rsidR="00C04DB4" w:rsidRPr="00197EB5">
              <w:rPr>
                <w:rStyle w:val="ae"/>
                <w:rFonts w:ascii="黑体" w:eastAsia="黑体" w:hAnsi="黑体"/>
                <w:b/>
                <w:noProof/>
                <w:sz w:val="24"/>
                <w:szCs w:val="24"/>
              </w:rPr>
              <w:t xml:space="preserve"> </w:t>
            </w:r>
            <w:r w:rsidR="00C04DB4" w:rsidRPr="00197EB5">
              <w:rPr>
                <w:rStyle w:val="ae"/>
                <w:rFonts w:ascii="黑体" w:eastAsia="黑体" w:hAnsi="黑体" w:hint="eastAsia"/>
                <w:b/>
                <w:noProof/>
                <w:sz w:val="24"/>
                <w:szCs w:val="24"/>
              </w:rPr>
              <w:t>系统的总体设计</w:t>
            </w:r>
            <w:r w:rsidR="00C04DB4" w:rsidRPr="001B3FF9">
              <w:rPr>
                <w:rFonts w:ascii="黑体" w:eastAsia="黑体" w:hAnsi="黑体"/>
                <w:b/>
                <w:noProof/>
                <w:webHidden/>
                <w:sz w:val="24"/>
                <w:szCs w:val="24"/>
              </w:rPr>
              <w:tab/>
            </w:r>
            <w:r w:rsidR="00D1748A">
              <w:rPr>
                <w:rFonts w:ascii="黑体" w:eastAsia="黑体" w:hAnsi="黑体" w:hint="eastAsia"/>
                <w:b/>
                <w:noProof/>
                <w:webHidden/>
                <w:sz w:val="24"/>
                <w:szCs w:val="24"/>
              </w:rPr>
              <w:t>12</w:t>
            </w:r>
          </w:hyperlink>
        </w:p>
        <w:p w:rsidR="00C04DB4" w:rsidRPr="00D748BF" w:rsidRDefault="00ED5F42" w:rsidP="00D748BF">
          <w:pPr>
            <w:pStyle w:val="21"/>
            <w:rPr>
              <w:rFonts w:ascii="宋体" w:eastAsia="宋体" w:hAnsi="宋体"/>
              <w:noProof/>
              <w:kern w:val="2"/>
              <w:sz w:val="24"/>
              <w:szCs w:val="24"/>
            </w:rPr>
          </w:pPr>
          <w:hyperlink w:anchor="_Toc514855737" w:history="1">
            <w:r w:rsidR="00C04DB4" w:rsidRPr="00D748BF">
              <w:rPr>
                <w:rStyle w:val="ae"/>
                <w:rFonts w:ascii="宋体" w:eastAsia="宋体" w:hAnsi="宋体"/>
                <w:noProof/>
                <w:sz w:val="24"/>
                <w:szCs w:val="24"/>
              </w:rPr>
              <w:t xml:space="preserve">4.1 </w:t>
            </w:r>
            <w:r w:rsidR="00C04DB4" w:rsidRPr="00D748BF">
              <w:rPr>
                <w:rStyle w:val="ae"/>
                <w:rFonts w:ascii="宋体" w:eastAsia="宋体" w:hAnsi="宋体" w:hint="eastAsia"/>
                <w:noProof/>
                <w:sz w:val="24"/>
                <w:szCs w:val="24"/>
              </w:rPr>
              <w:t>系统网络结构设计</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12</w:t>
            </w:r>
          </w:hyperlink>
        </w:p>
        <w:p w:rsidR="00C04DB4" w:rsidRPr="00D748BF" w:rsidRDefault="00ED5F42" w:rsidP="00D748BF">
          <w:pPr>
            <w:pStyle w:val="21"/>
            <w:rPr>
              <w:rFonts w:ascii="宋体" w:eastAsia="宋体" w:hAnsi="宋体"/>
              <w:noProof/>
              <w:kern w:val="2"/>
              <w:sz w:val="24"/>
              <w:szCs w:val="24"/>
            </w:rPr>
          </w:pPr>
          <w:hyperlink w:anchor="_Toc514855739" w:history="1">
            <w:r w:rsidR="00C04DB4" w:rsidRPr="00D748BF">
              <w:rPr>
                <w:rStyle w:val="ae"/>
                <w:rFonts w:ascii="宋体" w:eastAsia="宋体" w:hAnsi="宋体"/>
                <w:noProof/>
                <w:sz w:val="24"/>
                <w:szCs w:val="24"/>
              </w:rPr>
              <w:t xml:space="preserve">4.2 </w:t>
            </w:r>
            <w:r w:rsidR="00C04DB4" w:rsidRPr="00D748BF">
              <w:rPr>
                <w:rStyle w:val="ae"/>
                <w:rFonts w:ascii="宋体" w:eastAsia="宋体" w:hAnsi="宋体" w:hint="eastAsia"/>
                <w:noProof/>
                <w:sz w:val="24"/>
                <w:szCs w:val="24"/>
              </w:rPr>
              <w:t>系统软件层次架构设计</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12</w:t>
            </w:r>
          </w:hyperlink>
        </w:p>
        <w:p w:rsidR="00C04DB4" w:rsidRPr="00D748BF" w:rsidRDefault="00ED5F42" w:rsidP="00D748BF">
          <w:pPr>
            <w:pStyle w:val="21"/>
            <w:rPr>
              <w:rFonts w:ascii="宋体" w:eastAsia="宋体" w:hAnsi="宋体"/>
              <w:noProof/>
              <w:kern w:val="2"/>
              <w:sz w:val="24"/>
              <w:szCs w:val="24"/>
            </w:rPr>
          </w:pPr>
          <w:hyperlink w:anchor="_Toc514855740" w:history="1">
            <w:r w:rsidR="00C04DB4" w:rsidRPr="00D748BF">
              <w:rPr>
                <w:rStyle w:val="ae"/>
                <w:rFonts w:ascii="宋体" w:eastAsia="宋体" w:hAnsi="宋体"/>
                <w:noProof/>
                <w:sz w:val="24"/>
                <w:szCs w:val="24"/>
              </w:rPr>
              <w:t xml:space="preserve">4.3 </w:t>
            </w:r>
            <w:r w:rsidR="00C04DB4" w:rsidRPr="00D748BF">
              <w:rPr>
                <w:rStyle w:val="ae"/>
                <w:rFonts w:ascii="宋体" w:eastAsia="宋体" w:hAnsi="宋体" w:hint="eastAsia"/>
                <w:noProof/>
                <w:sz w:val="24"/>
                <w:szCs w:val="24"/>
              </w:rPr>
              <w:t>系统功能模块设计</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14</w:t>
            </w:r>
          </w:hyperlink>
        </w:p>
        <w:p w:rsidR="00C04DB4" w:rsidRPr="00D748BF" w:rsidRDefault="00ED5F42" w:rsidP="00D748BF">
          <w:pPr>
            <w:pStyle w:val="21"/>
            <w:rPr>
              <w:rFonts w:ascii="宋体" w:eastAsia="宋体" w:hAnsi="宋体"/>
              <w:noProof/>
              <w:kern w:val="2"/>
              <w:sz w:val="24"/>
              <w:szCs w:val="24"/>
            </w:rPr>
          </w:pPr>
          <w:hyperlink w:anchor="_Toc514855741" w:history="1">
            <w:r w:rsidR="00C04DB4" w:rsidRPr="00D748BF">
              <w:rPr>
                <w:rStyle w:val="ae"/>
                <w:rFonts w:ascii="宋体" w:eastAsia="宋体" w:hAnsi="宋体"/>
                <w:noProof/>
                <w:sz w:val="24"/>
                <w:szCs w:val="24"/>
              </w:rPr>
              <w:t xml:space="preserve">4.4 </w:t>
            </w:r>
            <w:r w:rsidR="00C04DB4" w:rsidRPr="00D748BF">
              <w:rPr>
                <w:rStyle w:val="ae"/>
                <w:rFonts w:ascii="宋体" w:eastAsia="宋体" w:hAnsi="宋体" w:hint="eastAsia"/>
                <w:noProof/>
                <w:sz w:val="24"/>
                <w:szCs w:val="24"/>
              </w:rPr>
              <w:t>系统的数据库设计</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15</w:t>
            </w:r>
          </w:hyperlink>
        </w:p>
        <w:p w:rsidR="00C04DB4" w:rsidRPr="00D748BF" w:rsidRDefault="00ED5F42" w:rsidP="00D748BF">
          <w:pPr>
            <w:pStyle w:val="21"/>
            <w:rPr>
              <w:rFonts w:ascii="宋体" w:eastAsia="宋体" w:hAnsi="宋体"/>
              <w:noProof/>
              <w:kern w:val="2"/>
              <w:sz w:val="24"/>
              <w:szCs w:val="24"/>
            </w:rPr>
          </w:pPr>
          <w:hyperlink w:anchor="_Toc514855742" w:history="1">
            <w:r w:rsidR="00C04DB4" w:rsidRPr="00D748BF">
              <w:rPr>
                <w:rStyle w:val="ae"/>
                <w:rFonts w:ascii="宋体" w:eastAsia="宋体" w:hAnsi="宋体"/>
                <w:noProof/>
                <w:sz w:val="24"/>
                <w:szCs w:val="24"/>
              </w:rPr>
              <w:t xml:space="preserve">4.5 </w:t>
            </w:r>
            <w:r w:rsidR="00C04DB4" w:rsidRPr="00D748BF">
              <w:rPr>
                <w:rStyle w:val="ae"/>
                <w:rFonts w:ascii="宋体" w:eastAsia="宋体" w:hAnsi="宋体" w:hint="eastAsia"/>
                <w:noProof/>
                <w:sz w:val="24"/>
                <w:szCs w:val="24"/>
              </w:rPr>
              <w:t>系统的界面设计</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18</w:t>
            </w:r>
          </w:hyperlink>
        </w:p>
        <w:p w:rsidR="00C04DB4" w:rsidRPr="00D748BF" w:rsidRDefault="00ED5F42" w:rsidP="00D748BF">
          <w:pPr>
            <w:pStyle w:val="21"/>
            <w:rPr>
              <w:rFonts w:ascii="宋体" w:eastAsia="宋体" w:hAnsi="宋体"/>
              <w:noProof/>
              <w:kern w:val="2"/>
              <w:sz w:val="24"/>
              <w:szCs w:val="24"/>
            </w:rPr>
          </w:pPr>
          <w:hyperlink w:anchor="_Toc514855743" w:history="1">
            <w:r w:rsidR="00724B62">
              <w:rPr>
                <w:rStyle w:val="ae"/>
                <w:rFonts w:ascii="宋体" w:eastAsia="宋体" w:hAnsi="宋体"/>
                <w:noProof/>
                <w:sz w:val="24"/>
                <w:szCs w:val="24"/>
              </w:rPr>
              <w:t>4.</w:t>
            </w:r>
            <w:r w:rsidR="00724B62">
              <w:rPr>
                <w:rStyle w:val="ae"/>
                <w:rFonts w:ascii="宋体" w:eastAsia="宋体" w:hAnsi="宋体" w:hint="eastAsia"/>
                <w:noProof/>
                <w:sz w:val="24"/>
                <w:szCs w:val="24"/>
              </w:rPr>
              <w:t>6</w:t>
            </w:r>
            <w:r w:rsidR="00C04DB4" w:rsidRPr="00D748BF">
              <w:rPr>
                <w:rStyle w:val="ae"/>
                <w:rFonts w:ascii="宋体" w:eastAsia="宋体" w:hAnsi="宋体"/>
                <w:noProof/>
                <w:sz w:val="24"/>
                <w:szCs w:val="24"/>
              </w:rPr>
              <w:t xml:space="preserve"> </w:t>
            </w:r>
            <w:r w:rsidR="00C04DB4" w:rsidRPr="00D748BF">
              <w:rPr>
                <w:rStyle w:val="ae"/>
                <w:rFonts w:ascii="宋体" w:eastAsia="宋体" w:hAnsi="宋体" w:hint="eastAsia"/>
                <w:noProof/>
                <w:sz w:val="24"/>
                <w:szCs w:val="24"/>
              </w:rPr>
              <w:t>本章小结</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19</w:t>
            </w:r>
          </w:hyperlink>
        </w:p>
        <w:p w:rsidR="00C04DB4" w:rsidRPr="00197EB5" w:rsidRDefault="00ED5F42" w:rsidP="00D748BF">
          <w:pPr>
            <w:pStyle w:val="11"/>
            <w:tabs>
              <w:tab w:val="right" w:leader="dot" w:pos="9060"/>
            </w:tabs>
            <w:spacing w:line="400" w:lineRule="exact"/>
            <w:rPr>
              <w:rFonts w:ascii="黑体" w:eastAsia="黑体" w:hAnsi="黑体"/>
              <w:noProof/>
              <w:kern w:val="2"/>
              <w:sz w:val="24"/>
              <w:szCs w:val="24"/>
            </w:rPr>
          </w:pPr>
          <w:hyperlink w:anchor="_Toc514855744" w:history="1">
            <w:r w:rsidR="00C04DB4" w:rsidRPr="00197EB5">
              <w:rPr>
                <w:rStyle w:val="ae"/>
                <w:rFonts w:ascii="黑体" w:eastAsia="黑体" w:hAnsi="黑体" w:hint="eastAsia"/>
                <w:b/>
                <w:noProof/>
                <w:sz w:val="24"/>
                <w:szCs w:val="24"/>
                <w:u w:val="none"/>
              </w:rPr>
              <w:t>第五章</w:t>
            </w:r>
            <w:r w:rsidR="00C04DB4" w:rsidRPr="00197EB5">
              <w:rPr>
                <w:rStyle w:val="ae"/>
                <w:rFonts w:ascii="黑体" w:eastAsia="黑体" w:hAnsi="黑体"/>
                <w:b/>
                <w:noProof/>
                <w:sz w:val="24"/>
                <w:szCs w:val="24"/>
                <w:u w:val="none"/>
              </w:rPr>
              <w:t xml:space="preserve"> </w:t>
            </w:r>
            <w:r w:rsidR="00C04DB4" w:rsidRPr="00197EB5">
              <w:rPr>
                <w:rStyle w:val="ae"/>
                <w:rFonts w:ascii="黑体" w:eastAsia="黑体" w:hAnsi="黑体" w:hint="eastAsia"/>
                <w:b/>
                <w:noProof/>
                <w:sz w:val="24"/>
                <w:szCs w:val="24"/>
                <w:u w:val="none"/>
              </w:rPr>
              <w:t>系统主要功能模块的详细设计与实现</w:t>
            </w:r>
            <w:r w:rsidR="00C04DB4" w:rsidRPr="001B3FF9">
              <w:rPr>
                <w:rFonts w:ascii="黑体" w:eastAsia="黑体" w:hAnsi="黑体"/>
                <w:b/>
                <w:noProof/>
                <w:webHidden/>
                <w:sz w:val="24"/>
                <w:szCs w:val="24"/>
              </w:rPr>
              <w:tab/>
            </w:r>
            <w:r w:rsidR="00D1748A">
              <w:rPr>
                <w:rFonts w:ascii="黑体" w:eastAsia="黑体" w:hAnsi="黑体" w:hint="eastAsia"/>
                <w:b/>
                <w:noProof/>
                <w:webHidden/>
                <w:sz w:val="24"/>
                <w:szCs w:val="24"/>
              </w:rPr>
              <w:t>21</w:t>
            </w:r>
          </w:hyperlink>
        </w:p>
        <w:p w:rsidR="00C04DB4" w:rsidRPr="00D748BF" w:rsidRDefault="00ED5F42" w:rsidP="00D748BF">
          <w:pPr>
            <w:pStyle w:val="21"/>
            <w:rPr>
              <w:rFonts w:ascii="宋体" w:eastAsia="宋体" w:hAnsi="宋体"/>
              <w:noProof/>
              <w:kern w:val="2"/>
              <w:sz w:val="24"/>
              <w:szCs w:val="24"/>
            </w:rPr>
          </w:pPr>
          <w:hyperlink w:anchor="_Toc514855745" w:history="1">
            <w:r w:rsidR="00060655">
              <w:rPr>
                <w:rStyle w:val="ae"/>
                <w:rFonts w:ascii="宋体" w:eastAsia="宋体" w:hAnsi="宋体"/>
                <w:noProof/>
                <w:sz w:val="24"/>
                <w:szCs w:val="24"/>
              </w:rPr>
              <w:t>5.1 管理</w:t>
            </w:r>
            <w:r w:rsidR="00C04DB4" w:rsidRPr="00D748BF">
              <w:rPr>
                <w:rStyle w:val="ae"/>
                <w:rFonts w:ascii="宋体" w:eastAsia="宋体" w:hAnsi="宋体" w:hint="eastAsia"/>
                <w:noProof/>
                <w:sz w:val="24"/>
                <w:szCs w:val="24"/>
              </w:rPr>
              <w:t>模块的详细设计与实现</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21</w:t>
            </w:r>
          </w:hyperlink>
        </w:p>
        <w:p w:rsidR="00C04DB4" w:rsidRPr="00D748BF" w:rsidRDefault="00ED5F42" w:rsidP="00D748BF">
          <w:pPr>
            <w:pStyle w:val="21"/>
            <w:rPr>
              <w:rFonts w:ascii="宋体" w:eastAsia="宋体" w:hAnsi="宋体"/>
              <w:noProof/>
              <w:kern w:val="2"/>
              <w:sz w:val="24"/>
              <w:szCs w:val="24"/>
            </w:rPr>
          </w:pPr>
          <w:hyperlink w:anchor="_Toc514855747" w:history="1">
            <w:r w:rsidR="00060655">
              <w:rPr>
                <w:rStyle w:val="ae"/>
                <w:rFonts w:ascii="宋体" w:eastAsia="宋体" w:hAnsi="宋体"/>
                <w:noProof/>
                <w:sz w:val="24"/>
                <w:szCs w:val="24"/>
              </w:rPr>
              <w:t>5.2 作业</w:t>
            </w:r>
            <w:r w:rsidR="00C04DB4" w:rsidRPr="00D748BF">
              <w:rPr>
                <w:rStyle w:val="ae"/>
                <w:rFonts w:ascii="宋体" w:eastAsia="宋体" w:hAnsi="宋体" w:hint="eastAsia"/>
                <w:noProof/>
                <w:sz w:val="24"/>
                <w:szCs w:val="24"/>
              </w:rPr>
              <w:t>模块的详细设计与实现</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23</w:t>
            </w:r>
          </w:hyperlink>
        </w:p>
        <w:p w:rsidR="00C04DB4" w:rsidRDefault="00ED5F42" w:rsidP="00D748BF">
          <w:pPr>
            <w:pStyle w:val="21"/>
            <w:rPr>
              <w:rFonts w:ascii="宋体" w:eastAsia="宋体" w:hAnsi="宋体"/>
              <w:noProof/>
              <w:sz w:val="24"/>
              <w:szCs w:val="24"/>
            </w:rPr>
          </w:pPr>
          <w:hyperlink w:anchor="_Toc514855748" w:history="1">
            <w:r w:rsidR="00060655">
              <w:rPr>
                <w:rStyle w:val="ae"/>
                <w:rFonts w:ascii="宋体" w:eastAsia="宋体" w:hAnsi="宋体"/>
                <w:noProof/>
                <w:sz w:val="24"/>
                <w:szCs w:val="24"/>
              </w:rPr>
              <w:t>5.3 通用</w:t>
            </w:r>
            <w:r w:rsidR="00C04DB4" w:rsidRPr="00D748BF">
              <w:rPr>
                <w:rStyle w:val="ae"/>
                <w:rFonts w:ascii="宋体" w:eastAsia="宋体" w:hAnsi="宋体" w:hint="eastAsia"/>
                <w:noProof/>
                <w:sz w:val="24"/>
                <w:szCs w:val="24"/>
              </w:rPr>
              <w:t>模块的详细设计与实现</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25</w:t>
            </w:r>
          </w:hyperlink>
        </w:p>
        <w:p w:rsidR="0006610B" w:rsidRPr="0006610B" w:rsidRDefault="0006610B" w:rsidP="0006610B">
          <w:pPr>
            <w:pStyle w:val="21"/>
            <w:rPr>
              <w:rFonts w:ascii="宋体" w:eastAsia="宋体" w:hAnsi="宋体" w:hint="eastAsia"/>
              <w:noProof/>
              <w:kern w:val="2"/>
              <w:sz w:val="24"/>
              <w:szCs w:val="24"/>
            </w:rPr>
          </w:pPr>
          <w:hyperlink w:anchor="_Toc514855748" w:history="1">
            <w:r>
              <w:rPr>
                <w:rStyle w:val="ae"/>
                <w:rFonts w:ascii="宋体" w:eastAsia="宋体" w:hAnsi="宋体"/>
                <w:noProof/>
                <w:sz w:val="24"/>
                <w:szCs w:val="24"/>
              </w:rPr>
              <w:t>5.</w:t>
            </w:r>
            <w:r>
              <w:rPr>
                <w:rStyle w:val="ae"/>
                <w:rFonts w:ascii="宋体" w:eastAsia="宋体" w:hAnsi="宋体" w:hint="eastAsia"/>
                <w:noProof/>
                <w:sz w:val="24"/>
                <w:szCs w:val="24"/>
              </w:rPr>
              <w:t>4</w:t>
            </w:r>
            <w:r>
              <w:rPr>
                <w:rStyle w:val="ae"/>
                <w:rFonts w:ascii="宋体" w:eastAsia="宋体" w:hAnsi="宋体"/>
                <w:noProof/>
                <w:sz w:val="24"/>
                <w:szCs w:val="24"/>
              </w:rPr>
              <w:t xml:space="preserve"> </w:t>
            </w:r>
            <w:r>
              <w:rPr>
                <w:rStyle w:val="ae"/>
                <w:rFonts w:ascii="宋体" w:eastAsia="宋体" w:hAnsi="宋体" w:hint="eastAsia"/>
                <w:noProof/>
                <w:sz w:val="24"/>
                <w:szCs w:val="24"/>
              </w:rPr>
              <w:t>额外</w:t>
            </w:r>
            <w:r w:rsidRPr="00D748BF">
              <w:rPr>
                <w:rStyle w:val="ae"/>
                <w:rFonts w:ascii="宋体" w:eastAsia="宋体" w:hAnsi="宋体" w:hint="eastAsia"/>
                <w:noProof/>
                <w:sz w:val="24"/>
                <w:szCs w:val="24"/>
              </w:rPr>
              <w:t>模块的详细设计与实现</w:t>
            </w:r>
            <w:r w:rsidRPr="00D748BF">
              <w:rPr>
                <w:rFonts w:ascii="宋体" w:eastAsia="宋体" w:hAnsi="宋体"/>
                <w:noProof/>
                <w:webHidden/>
                <w:sz w:val="24"/>
                <w:szCs w:val="24"/>
              </w:rPr>
              <w:tab/>
            </w:r>
            <w:r w:rsidR="00D1748A">
              <w:rPr>
                <w:rFonts w:ascii="宋体" w:eastAsia="宋体" w:hAnsi="宋体" w:hint="eastAsia"/>
                <w:noProof/>
                <w:webHidden/>
                <w:sz w:val="24"/>
                <w:szCs w:val="24"/>
              </w:rPr>
              <w:t>27</w:t>
            </w:r>
          </w:hyperlink>
        </w:p>
        <w:p w:rsidR="00C04DB4" w:rsidRPr="00D748BF" w:rsidRDefault="00ED5F42" w:rsidP="00D748BF">
          <w:pPr>
            <w:pStyle w:val="21"/>
            <w:rPr>
              <w:rFonts w:ascii="宋体" w:eastAsia="宋体" w:hAnsi="宋体"/>
              <w:noProof/>
              <w:kern w:val="2"/>
              <w:sz w:val="24"/>
              <w:szCs w:val="24"/>
            </w:rPr>
          </w:pPr>
          <w:hyperlink w:anchor="_Toc514855750" w:history="1">
            <w:r w:rsidR="0006610B">
              <w:rPr>
                <w:rStyle w:val="ae"/>
                <w:rFonts w:ascii="宋体" w:eastAsia="宋体" w:hAnsi="宋体"/>
                <w:noProof/>
                <w:sz w:val="24"/>
                <w:szCs w:val="24"/>
              </w:rPr>
              <w:t>5.</w:t>
            </w:r>
            <w:r w:rsidR="0006610B">
              <w:rPr>
                <w:rStyle w:val="ae"/>
                <w:rFonts w:ascii="宋体" w:eastAsia="宋体" w:hAnsi="宋体" w:hint="eastAsia"/>
                <w:noProof/>
                <w:sz w:val="24"/>
                <w:szCs w:val="24"/>
              </w:rPr>
              <w:t>5</w:t>
            </w:r>
            <w:r w:rsidR="00C04DB4" w:rsidRPr="00D748BF">
              <w:rPr>
                <w:rStyle w:val="ae"/>
                <w:rFonts w:ascii="宋体" w:eastAsia="宋体" w:hAnsi="宋体"/>
                <w:noProof/>
                <w:sz w:val="24"/>
                <w:szCs w:val="24"/>
              </w:rPr>
              <w:t xml:space="preserve"> </w:t>
            </w:r>
            <w:r w:rsidR="00C04DB4" w:rsidRPr="00D748BF">
              <w:rPr>
                <w:rStyle w:val="ae"/>
                <w:rFonts w:ascii="宋体" w:eastAsia="宋体" w:hAnsi="宋体" w:hint="eastAsia"/>
                <w:noProof/>
                <w:sz w:val="24"/>
                <w:szCs w:val="24"/>
              </w:rPr>
              <w:t>本章小结</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27</w:t>
            </w:r>
          </w:hyperlink>
        </w:p>
        <w:p w:rsidR="00C04DB4" w:rsidRPr="00197EB5" w:rsidRDefault="00ED5F42" w:rsidP="00D748BF">
          <w:pPr>
            <w:pStyle w:val="11"/>
            <w:tabs>
              <w:tab w:val="right" w:leader="dot" w:pos="9060"/>
            </w:tabs>
            <w:spacing w:line="400" w:lineRule="exact"/>
            <w:rPr>
              <w:rFonts w:ascii="黑体" w:eastAsia="黑体" w:hAnsi="黑体"/>
              <w:noProof/>
              <w:kern w:val="2"/>
              <w:sz w:val="24"/>
              <w:szCs w:val="24"/>
            </w:rPr>
          </w:pPr>
          <w:hyperlink w:anchor="_Toc514855751" w:history="1">
            <w:r w:rsidR="00C04DB4" w:rsidRPr="00197EB5">
              <w:rPr>
                <w:rStyle w:val="ae"/>
                <w:rFonts w:ascii="黑体" w:eastAsia="黑体" w:hAnsi="黑体" w:hint="eastAsia"/>
                <w:b/>
                <w:noProof/>
                <w:sz w:val="24"/>
                <w:szCs w:val="24"/>
                <w:u w:val="none"/>
              </w:rPr>
              <w:t>第</w:t>
            </w:r>
            <w:r w:rsidR="00FC6C0E" w:rsidRPr="00197EB5">
              <w:rPr>
                <w:rStyle w:val="ae"/>
                <w:rFonts w:ascii="黑体" w:eastAsia="黑体" w:hAnsi="黑体" w:hint="eastAsia"/>
                <w:b/>
                <w:noProof/>
                <w:sz w:val="24"/>
                <w:szCs w:val="24"/>
                <w:u w:val="none"/>
              </w:rPr>
              <w:t>6</w:t>
            </w:r>
            <w:r w:rsidR="00C04DB4" w:rsidRPr="00197EB5">
              <w:rPr>
                <w:rStyle w:val="ae"/>
                <w:rFonts w:ascii="黑体" w:eastAsia="黑体" w:hAnsi="黑体" w:hint="eastAsia"/>
                <w:b/>
                <w:noProof/>
                <w:sz w:val="24"/>
                <w:szCs w:val="24"/>
                <w:u w:val="none"/>
              </w:rPr>
              <w:t>章</w:t>
            </w:r>
            <w:r w:rsidR="00C04DB4" w:rsidRPr="00197EB5">
              <w:rPr>
                <w:rStyle w:val="ae"/>
                <w:rFonts w:ascii="黑体" w:eastAsia="黑体" w:hAnsi="黑体"/>
                <w:b/>
                <w:noProof/>
                <w:sz w:val="24"/>
                <w:szCs w:val="24"/>
                <w:u w:val="none"/>
              </w:rPr>
              <w:t xml:space="preserve"> </w:t>
            </w:r>
            <w:r w:rsidR="00FC6C0E" w:rsidRPr="00197EB5">
              <w:rPr>
                <w:rStyle w:val="ae"/>
                <w:rFonts w:ascii="黑体" w:eastAsia="黑体" w:hAnsi="黑体" w:hint="eastAsia"/>
                <w:b/>
                <w:noProof/>
                <w:sz w:val="24"/>
                <w:szCs w:val="24"/>
                <w:u w:val="none"/>
              </w:rPr>
              <w:t>系统测试</w:t>
            </w:r>
            <w:r w:rsidR="00C04DB4" w:rsidRPr="001B3FF9">
              <w:rPr>
                <w:rFonts w:ascii="黑体" w:eastAsia="黑体" w:hAnsi="黑体"/>
                <w:b/>
                <w:noProof/>
                <w:webHidden/>
                <w:sz w:val="24"/>
                <w:szCs w:val="24"/>
              </w:rPr>
              <w:tab/>
            </w:r>
            <w:r w:rsidR="00D1748A">
              <w:rPr>
                <w:rFonts w:ascii="黑体" w:eastAsia="黑体" w:hAnsi="黑体" w:hint="eastAsia"/>
                <w:b/>
                <w:noProof/>
                <w:webHidden/>
                <w:sz w:val="24"/>
                <w:szCs w:val="24"/>
              </w:rPr>
              <w:t>28</w:t>
            </w:r>
          </w:hyperlink>
        </w:p>
        <w:p w:rsidR="00C04DB4" w:rsidRPr="00D748BF" w:rsidRDefault="00ED5F42" w:rsidP="00D748BF">
          <w:pPr>
            <w:pStyle w:val="21"/>
            <w:rPr>
              <w:rFonts w:ascii="宋体" w:eastAsia="宋体" w:hAnsi="宋体"/>
              <w:noProof/>
              <w:kern w:val="2"/>
              <w:sz w:val="24"/>
              <w:szCs w:val="24"/>
            </w:rPr>
          </w:pPr>
          <w:hyperlink w:anchor="_Toc514855752" w:history="1">
            <w:r w:rsidR="00C04DB4" w:rsidRPr="00D748BF">
              <w:rPr>
                <w:rStyle w:val="ae"/>
                <w:rFonts w:ascii="宋体" w:eastAsia="宋体" w:hAnsi="宋体"/>
                <w:noProof/>
                <w:sz w:val="24"/>
                <w:szCs w:val="24"/>
              </w:rPr>
              <w:t xml:space="preserve">6.1 </w:t>
            </w:r>
            <w:r w:rsidR="00C04DB4" w:rsidRPr="00D748BF">
              <w:rPr>
                <w:rStyle w:val="ae"/>
                <w:rFonts w:ascii="宋体" w:eastAsia="宋体" w:hAnsi="宋体" w:hint="eastAsia"/>
                <w:noProof/>
                <w:sz w:val="24"/>
                <w:szCs w:val="24"/>
              </w:rPr>
              <w:t>系统测试方法介绍</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28</w:t>
            </w:r>
          </w:hyperlink>
        </w:p>
        <w:p w:rsidR="00C04DB4" w:rsidRPr="00D748BF" w:rsidRDefault="00ED5F42" w:rsidP="00D748BF">
          <w:pPr>
            <w:pStyle w:val="21"/>
            <w:rPr>
              <w:rFonts w:ascii="宋体" w:eastAsia="宋体" w:hAnsi="宋体"/>
              <w:noProof/>
              <w:kern w:val="2"/>
              <w:sz w:val="24"/>
              <w:szCs w:val="24"/>
            </w:rPr>
          </w:pPr>
          <w:hyperlink w:anchor="_Toc514855753" w:history="1">
            <w:r w:rsidR="00C04DB4" w:rsidRPr="00D748BF">
              <w:rPr>
                <w:rStyle w:val="ae"/>
                <w:rFonts w:ascii="宋体" w:eastAsia="宋体" w:hAnsi="宋体"/>
                <w:noProof/>
                <w:sz w:val="24"/>
                <w:szCs w:val="24"/>
              </w:rPr>
              <w:t xml:space="preserve">6.2 </w:t>
            </w:r>
            <w:r w:rsidR="00C04DB4" w:rsidRPr="00D748BF">
              <w:rPr>
                <w:rStyle w:val="ae"/>
                <w:rFonts w:ascii="宋体" w:eastAsia="宋体" w:hAnsi="宋体" w:hint="eastAsia"/>
                <w:noProof/>
                <w:sz w:val="24"/>
                <w:szCs w:val="24"/>
              </w:rPr>
              <w:t>系统的功能测试</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28</w:t>
            </w:r>
          </w:hyperlink>
        </w:p>
        <w:p w:rsidR="00C04DB4" w:rsidRPr="00D748BF" w:rsidRDefault="00ED5F42" w:rsidP="00D748BF">
          <w:pPr>
            <w:pStyle w:val="21"/>
            <w:rPr>
              <w:rFonts w:ascii="宋体" w:eastAsia="宋体" w:hAnsi="宋体"/>
              <w:noProof/>
              <w:kern w:val="2"/>
              <w:sz w:val="24"/>
              <w:szCs w:val="24"/>
            </w:rPr>
          </w:pPr>
          <w:hyperlink w:anchor="_Toc514855754" w:history="1">
            <w:r w:rsidR="00C04DB4" w:rsidRPr="00D748BF">
              <w:rPr>
                <w:rStyle w:val="ae"/>
                <w:rFonts w:ascii="宋体" w:eastAsia="宋体" w:hAnsi="宋体"/>
                <w:noProof/>
                <w:sz w:val="24"/>
                <w:szCs w:val="24"/>
              </w:rPr>
              <w:t xml:space="preserve">6.3 </w:t>
            </w:r>
            <w:r w:rsidR="00C04DB4" w:rsidRPr="00D748BF">
              <w:rPr>
                <w:rStyle w:val="ae"/>
                <w:rFonts w:ascii="宋体" w:eastAsia="宋体" w:hAnsi="宋体" w:hint="eastAsia"/>
                <w:noProof/>
                <w:sz w:val="24"/>
                <w:szCs w:val="24"/>
              </w:rPr>
              <w:t>系统的性能测试</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30</w:t>
            </w:r>
          </w:hyperlink>
        </w:p>
        <w:p w:rsidR="00C04DB4" w:rsidRPr="00D748BF" w:rsidRDefault="00ED5F42" w:rsidP="00D748BF">
          <w:pPr>
            <w:pStyle w:val="21"/>
            <w:rPr>
              <w:rFonts w:ascii="宋体" w:eastAsia="宋体" w:hAnsi="宋体"/>
              <w:noProof/>
              <w:kern w:val="2"/>
              <w:sz w:val="24"/>
              <w:szCs w:val="24"/>
            </w:rPr>
          </w:pPr>
          <w:hyperlink w:anchor="_Toc514855755" w:history="1">
            <w:r w:rsidR="007539B6">
              <w:rPr>
                <w:rStyle w:val="ae"/>
                <w:rFonts w:ascii="宋体" w:eastAsia="宋体" w:hAnsi="宋体"/>
                <w:noProof/>
                <w:sz w:val="24"/>
                <w:szCs w:val="24"/>
              </w:rPr>
              <w:t>6.</w:t>
            </w:r>
            <w:r w:rsidR="007539B6">
              <w:rPr>
                <w:rStyle w:val="ae"/>
                <w:rFonts w:ascii="宋体" w:eastAsia="宋体" w:hAnsi="宋体" w:hint="eastAsia"/>
                <w:noProof/>
                <w:sz w:val="24"/>
                <w:szCs w:val="24"/>
              </w:rPr>
              <w:t>4</w:t>
            </w:r>
            <w:r w:rsidR="00C04DB4" w:rsidRPr="00D748BF">
              <w:rPr>
                <w:rStyle w:val="ae"/>
                <w:rFonts w:ascii="宋体" w:eastAsia="宋体" w:hAnsi="宋体"/>
                <w:noProof/>
                <w:sz w:val="24"/>
                <w:szCs w:val="24"/>
              </w:rPr>
              <w:t xml:space="preserve"> </w:t>
            </w:r>
            <w:r w:rsidR="00C04DB4" w:rsidRPr="00D748BF">
              <w:rPr>
                <w:rStyle w:val="ae"/>
                <w:rFonts w:ascii="宋体" w:eastAsia="宋体" w:hAnsi="宋体" w:hint="eastAsia"/>
                <w:noProof/>
                <w:sz w:val="24"/>
                <w:szCs w:val="24"/>
              </w:rPr>
              <w:t>本章小结</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31</w:t>
            </w:r>
          </w:hyperlink>
        </w:p>
        <w:p w:rsidR="00C04DB4" w:rsidRPr="00197EB5" w:rsidRDefault="00ED5F42" w:rsidP="00D748BF">
          <w:pPr>
            <w:pStyle w:val="11"/>
            <w:tabs>
              <w:tab w:val="right" w:leader="dot" w:pos="9060"/>
            </w:tabs>
            <w:spacing w:line="400" w:lineRule="exact"/>
            <w:rPr>
              <w:rFonts w:ascii="黑体" w:eastAsia="黑体" w:hAnsi="黑体"/>
              <w:noProof/>
              <w:kern w:val="2"/>
              <w:sz w:val="24"/>
              <w:szCs w:val="24"/>
            </w:rPr>
          </w:pPr>
          <w:hyperlink w:anchor="_Toc514855756" w:history="1">
            <w:r w:rsidR="00C04DB4" w:rsidRPr="00197EB5">
              <w:rPr>
                <w:rStyle w:val="ae"/>
                <w:rFonts w:ascii="黑体" w:eastAsia="黑体" w:hAnsi="黑体" w:hint="eastAsia"/>
                <w:b/>
                <w:noProof/>
                <w:sz w:val="24"/>
                <w:szCs w:val="24"/>
                <w:u w:val="none"/>
              </w:rPr>
              <w:t>第</w:t>
            </w:r>
            <w:r w:rsidR="007539B6">
              <w:rPr>
                <w:rStyle w:val="ae"/>
                <w:rFonts w:ascii="黑体" w:eastAsia="黑体" w:hAnsi="黑体" w:hint="eastAsia"/>
                <w:b/>
                <w:noProof/>
                <w:sz w:val="24"/>
                <w:szCs w:val="24"/>
                <w:u w:val="none"/>
              </w:rPr>
              <w:t>7</w:t>
            </w:r>
            <w:r w:rsidR="00C04DB4" w:rsidRPr="00197EB5">
              <w:rPr>
                <w:rStyle w:val="ae"/>
                <w:rFonts w:ascii="黑体" w:eastAsia="黑体" w:hAnsi="黑体" w:hint="eastAsia"/>
                <w:b/>
                <w:noProof/>
                <w:sz w:val="24"/>
                <w:szCs w:val="24"/>
                <w:u w:val="none"/>
              </w:rPr>
              <w:t>章</w:t>
            </w:r>
            <w:r w:rsidR="00C04DB4" w:rsidRPr="00197EB5">
              <w:rPr>
                <w:rStyle w:val="ae"/>
                <w:rFonts w:ascii="黑体" w:eastAsia="黑体" w:hAnsi="黑体"/>
                <w:b/>
                <w:noProof/>
                <w:sz w:val="24"/>
                <w:szCs w:val="24"/>
                <w:u w:val="none"/>
              </w:rPr>
              <w:t xml:space="preserve"> </w:t>
            </w:r>
            <w:r w:rsidR="00C04DB4" w:rsidRPr="00197EB5">
              <w:rPr>
                <w:rStyle w:val="ae"/>
                <w:rFonts w:ascii="黑体" w:eastAsia="黑体" w:hAnsi="黑体" w:hint="eastAsia"/>
                <w:b/>
                <w:noProof/>
                <w:sz w:val="24"/>
                <w:szCs w:val="24"/>
                <w:u w:val="none"/>
              </w:rPr>
              <w:t>结束语</w:t>
            </w:r>
            <w:r w:rsidR="00C04DB4" w:rsidRPr="001B3FF9">
              <w:rPr>
                <w:rFonts w:ascii="黑体" w:eastAsia="黑体" w:hAnsi="黑体"/>
                <w:b/>
                <w:noProof/>
                <w:webHidden/>
                <w:sz w:val="24"/>
                <w:szCs w:val="24"/>
              </w:rPr>
              <w:tab/>
            </w:r>
            <w:r w:rsidR="00D1748A">
              <w:rPr>
                <w:rFonts w:ascii="黑体" w:eastAsia="黑体" w:hAnsi="黑体" w:hint="eastAsia"/>
                <w:b/>
                <w:noProof/>
                <w:webHidden/>
                <w:sz w:val="24"/>
                <w:szCs w:val="24"/>
              </w:rPr>
              <w:t>33</w:t>
            </w:r>
          </w:hyperlink>
        </w:p>
        <w:p w:rsidR="00C04DB4" w:rsidRPr="00D748BF" w:rsidRDefault="00ED5F42" w:rsidP="00D748BF">
          <w:pPr>
            <w:pStyle w:val="21"/>
            <w:rPr>
              <w:rFonts w:ascii="宋体" w:eastAsia="宋体" w:hAnsi="宋体"/>
              <w:noProof/>
              <w:kern w:val="2"/>
              <w:sz w:val="24"/>
              <w:szCs w:val="24"/>
            </w:rPr>
          </w:pPr>
          <w:hyperlink w:anchor="_Toc514855757" w:history="1">
            <w:r w:rsidR="00D852E4">
              <w:rPr>
                <w:rStyle w:val="ae"/>
                <w:rFonts w:ascii="宋体" w:eastAsia="宋体" w:hAnsi="宋体"/>
                <w:noProof/>
                <w:sz w:val="24"/>
                <w:szCs w:val="24"/>
              </w:rPr>
              <w:t>7</w:t>
            </w:r>
            <w:r w:rsidR="00C04DB4" w:rsidRPr="00D748BF">
              <w:rPr>
                <w:rStyle w:val="ae"/>
                <w:rFonts w:ascii="宋体" w:eastAsia="宋体" w:hAnsi="宋体"/>
                <w:noProof/>
                <w:sz w:val="24"/>
                <w:szCs w:val="24"/>
              </w:rPr>
              <w:t xml:space="preserve">.1 </w:t>
            </w:r>
            <w:r w:rsidR="00C04DB4" w:rsidRPr="00D748BF">
              <w:rPr>
                <w:rStyle w:val="ae"/>
                <w:rFonts w:ascii="宋体" w:eastAsia="宋体" w:hAnsi="宋体" w:hint="eastAsia"/>
                <w:noProof/>
                <w:sz w:val="24"/>
                <w:szCs w:val="24"/>
              </w:rPr>
              <w:t>论文工作总结</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33</w:t>
            </w:r>
          </w:hyperlink>
        </w:p>
        <w:p w:rsidR="00C04DB4" w:rsidRPr="00D748BF" w:rsidRDefault="00ED5F42" w:rsidP="00D748BF">
          <w:pPr>
            <w:pStyle w:val="21"/>
            <w:rPr>
              <w:rFonts w:ascii="宋体" w:eastAsia="宋体" w:hAnsi="宋体"/>
              <w:noProof/>
              <w:kern w:val="2"/>
              <w:sz w:val="24"/>
              <w:szCs w:val="24"/>
            </w:rPr>
          </w:pPr>
          <w:hyperlink w:anchor="_Toc514855758" w:history="1">
            <w:r w:rsidR="00D852E4">
              <w:rPr>
                <w:rStyle w:val="ae"/>
                <w:rFonts w:ascii="宋体" w:eastAsia="宋体" w:hAnsi="宋体"/>
                <w:noProof/>
                <w:sz w:val="24"/>
                <w:szCs w:val="24"/>
              </w:rPr>
              <w:t>7</w:t>
            </w:r>
            <w:r w:rsidR="00C04DB4" w:rsidRPr="00D748BF">
              <w:rPr>
                <w:rStyle w:val="ae"/>
                <w:rFonts w:ascii="宋体" w:eastAsia="宋体" w:hAnsi="宋体"/>
                <w:noProof/>
                <w:sz w:val="24"/>
                <w:szCs w:val="24"/>
              </w:rPr>
              <w:t xml:space="preserve">.2 </w:t>
            </w:r>
            <w:r w:rsidR="00C04DB4" w:rsidRPr="00D748BF">
              <w:rPr>
                <w:rStyle w:val="ae"/>
                <w:rFonts w:ascii="宋体" w:eastAsia="宋体" w:hAnsi="宋体" w:hint="eastAsia"/>
                <w:noProof/>
                <w:sz w:val="24"/>
                <w:szCs w:val="24"/>
              </w:rPr>
              <w:t>问题和展望</w:t>
            </w:r>
            <w:r w:rsidR="00C04DB4" w:rsidRPr="00D748BF">
              <w:rPr>
                <w:rFonts w:ascii="宋体" w:eastAsia="宋体" w:hAnsi="宋体"/>
                <w:noProof/>
                <w:webHidden/>
                <w:sz w:val="24"/>
                <w:szCs w:val="24"/>
              </w:rPr>
              <w:tab/>
            </w:r>
            <w:r w:rsidR="00D1748A">
              <w:rPr>
                <w:rFonts w:ascii="宋体" w:eastAsia="宋体" w:hAnsi="宋体" w:hint="eastAsia"/>
                <w:noProof/>
                <w:webHidden/>
                <w:sz w:val="24"/>
                <w:szCs w:val="24"/>
              </w:rPr>
              <w:t>33</w:t>
            </w:r>
          </w:hyperlink>
        </w:p>
        <w:p w:rsidR="00C04DB4" w:rsidRPr="00197EB5" w:rsidRDefault="00ED5F42" w:rsidP="00D748BF">
          <w:pPr>
            <w:pStyle w:val="11"/>
            <w:tabs>
              <w:tab w:val="right" w:leader="dot" w:pos="9060"/>
            </w:tabs>
            <w:spacing w:line="400" w:lineRule="exact"/>
            <w:rPr>
              <w:rFonts w:ascii="黑体" w:eastAsia="黑体" w:hAnsi="黑体"/>
              <w:noProof/>
              <w:kern w:val="2"/>
              <w:sz w:val="24"/>
              <w:szCs w:val="24"/>
            </w:rPr>
          </w:pPr>
          <w:hyperlink w:anchor="_Toc514855759" w:history="1">
            <w:r w:rsidR="00C04DB4" w:rsidRPr="00197EB5">
              <w:rPr>
                <w:rStyle w:val="ae"/>
                <w:rFonts w:ascii="黑体" w:eastAsia="黑体" w:hAnsi="黑体" w:hint="eastAsia"/>
                <w:b/>
                <w:noProof/>
                <w:sz w:val="24"/>
                <w:szCs w:val="24"/>
                <w:u w:val="none"/>
              </w:rPr>
              <w:t>参考文献</w:t>
            </w:r>
          </w:hyperlink>
          <w:r w:rsidR="00305119" w:rsidRPr="00197EB5">
            <w:rPr>
              <w:rFonts w:ascii="黑体" w:eastAsia="黑体" w:hAnsi="黑体" w:hint="eastAsia"/>
              <w:noProof/>
              <w:sz w:val="24"/>
              <w:szCs w:val="24"/>
            </w:rPr>
            <w:t xml:space="preserve">        </w:t>
          </w:r>
        </w:p>
        <w:p w:rsidR="00C04DB4" w:rsidRPr="00197EB5" w:rsidRDefault="00ED5F42" w:rsidP="00D748BF">
          <w:pPr>
            <w:pStyle w:val="11"/>
            <w:tabs>
              <w:tab w:val="right" w:leader="dot" w:pos="9060"/>
            </w:tabs>
            <w:spacing w:line="400" w:lineRule="exact"/>
            <w:rPr>
              <w:rFonts w:ascii="黑体" w:eastAsia="黑体" w:hAnsi="黑体"/>
              <w:noProof/>
              <w:kern w:val="2"/>
              <w:sz w:val="24"/>
              <w:szCs w:val="24"/>
            </w:rPr>
          </w:pPr>
          <w:hyperlink w:anchor="_Toc514855760" w:history="1">
            <w:r w:rsidR="00C04DB4" w:rsidRPr="00197EB5">
              <w:rPr>
                <w:rStyle w:val="ae"/>
                <w:rFonts w:ascii="黑体" w:eastAsia="黑体" w:hAnsi="黑体" w:hint="eastAsia"/>
                <w:b/>
                <w:noProof/>
                <w:sz w:val="24"/>
                <w:szCs w:val="24"/>
                <w:u w:val="none"/>
              </w:rPr>
              <w:t>致</w:t>
            </w:r>
            <w:r w:rsidR="00C04DB4" w:rsidRPr="00197EB5">
              <w:rPr>
                <w:rStyle w:val="ae"/>
                <w:rFonts w:ascii="黑体" w:eastAsia="黑体" w:hAnsi="黑体"/>
                <w:b/>
                <w:noProof/>
                <w:sz w:val="24"/>
                <w:szCs w:val="24"/>
                <w:u w:val="none"/>
              </w:rPr>
              <w:t xml:space="preserve">  </w:t>
            </w:r>
            <w:r w:rsidR="00C04DB4" w:rsidRPr="00197EB5">
              <w:rPr>
                <w:rStyle w:val="ae"/>
                <w:rFonts w:ascii="黑体" w:eastAsia="黑体" w:hAnsi="黑体" w:hint="eastAsia"/>
                <w:b/>
                <w:noProof/>
                <w:sz w:val="24"/>
                <w:szCs w:val="24"/>
                <w:u w:val="none"/>
              </w:rPr>
              <w:t>谢</w:t>
            </w:r>
          </w:hyperlink>
          <w:r w:rsidR="00305119" w:rsidRPr="00197EB5">
            <w:rPr>
              <w:rFonts w:ascii="黑体" w:eastAsia="黑体" w:hAnsi="黑体" w:hint="eastAsia"/>
              <w:noProof/>
              <w:sz w:val="24"/>
              <w:szCs w:val="24"/>
            </w:rPr>
            <w:t xml:space="preserve">     </w:t>
          </w:r>
        </w:p>
        <w:p w:rsidR="00C04DB4" w:rsidRPr="00197EB5" w:rsidRDefault="00ED5F42" w:rsidP="00D748BF">
          <w:pPr>
            <w:pStyle w:val="11"/>
            <w:tabs>
              <w:tab w:val="right" w:leader="dot" w:pos="9060"/>
            </w:tabs>
            <w:spacing w:line="400" w:lineRule="exact"/>
            <w:rPr>
              <w:rFonts w:ascii="黑体" w:eastAsia="黑体" w:hAnsi="黑体"/>
              <w:noProof/>
              <w:kern w:val="2"/>
              <w:sz w:val="24"/>
              <w:szCs w:val="24"/>
            </w:rPr>
          </w:pPr>
          <w:hyperlink w:anchor="_Toc514855761" w:history="1">
            <w:r w:rsidR="00C04DB4" w:rsidRPr="00197EB5">
              <w:rPr>
                <w:rStyle w:val="ae"/>
                <w:rFonts w:ascii="黑体" w:eastAsia="黑体" w:hAnsi="黑体" w:hint="eastAsia"/>
                <w:b/>
                <w:noProof/>
                <w:sz w:val="24"/>
                <w:szCs w:val="24"/>
                <w:u w:val="none"/>
              </w:rPr>
              <w:t>附</w:t>
            </w:r>
            <w:r w:rsidR="00C04DB4" w:rsidRPr="00197EB5">
              <w:rPr>
                <w:rStyle w:val="ae"/>
                <w:rFonts w:ascii="黑体" w:eastAsia="黑体" w:hAnsi="黑体"/>
                <w:b/>
                <w:noProof/>
                <w:sz w:val="24"/>
                <w:szCs w:val="24"/>
                <w:u w:val="none"/>
              </w:rPr>
              <w:t xml:space="preserve">  </w:t>
            </w:r>
            <w:r w:rsidR="00C04DB4" w:rsidRPr="00197EB5">
              <w:rPr>
                <w:rStyle w:val="ae"/>
                <w:rFonts w:ascii="黑体" w:eastAsia="黑体" w:hAnsi="黑体" w:hint="eastAsia"/>
                <w:b/>
                <w:noProof/>
                <w:sz w:val="24"/>
                <w:szCs w:val="24"/>
                <w:u w:val="none"/>
              </w:rPr>
              <w:t>录</w:t>
            </w:r>
          </w:hyperlink>
          <w:r w:rsidR="00305119" w:rsidRPr="00197EB5">
            <w:rPr>
              <w:rFonts w:ascii="黑体" w:eastAsia="黑体" w:hAnsi="黑体" w:hint="eastAsia"/>
              <w:noProof/>
              <w:sz w:val="24"/>
              <w:szCs w:val="24"/>
            </w:rPr>
            <w:t xml:space="preserve">   </w:t>
          </w:r>
        </w:p>
        <w:p w:rsidR="00C04DB4" w:rsidRPr="00197EB5" w:rsidRDefault="00ED5F42" w:rsidP="00D748BF">
          <w:pPr>
            <w:pStyle w:val="11"/>
            <w:tabs>
              <w:tab w:val="right" w:leader="dot" w:pos="9060"/>
            </w:tabs>
            <w:spacing w:line="400" w:lineRule="exact"/>
            <w:rPr>
              <w:rFonts w:ascii="黑体" w:eastAsia="黑体" w:hAnsi="黑体"/>
              <w:noProof/>
              <w:kern w:val="2"/>
              <w:sz w:val="24"/>
              <w:szCs w:val="24"/>
            </w:rPr>
          </w:pPr>
          <w:hyperlink w:anchor="_Toc514855762" w:history="1">
            <w:r w:rsidR="00C04DB4" w:rsidRPr="00197EB5">
              <w:rPr>
                <w:rStyle w:val="ae"/>
                <w:rFonts w:ascii="黑体" w:eastAsia="黑体" w:hAnsi="黑体" w:hint="eastAsia"/>
                <w:b/>
                <w:noProof/>
                <w:sz w:val="24"/>
                <w:szCs w:val="24"/>
                <w:u w:val="none"/>
              </w:rPr>
              <w:t>外</w:t>
            </w:r>
            <w:r w:rsidR="00C04DB4" w:rsidRPr="00197EB5">
              <w:rPr>
                <w:rStyle w:val="ae"/>
                <w:rFonts w:ascii="黑体" w:eastAsia="黑体" w:hAnsi="黑体"/>
                <w:b/>
                <w:noProof/>
                <w:sz w:val="24"/>
                <w:szCs w:val="24"/>
                <w:u w:val="none"/>
              </w:rPr>
              <w:t xml:space="preserve"> </w:t>
            </w:r>
            <w:r w:rsidR="00C04DB4" w:rsidRPr="00197EB5">
              <w:rPr>
                <w:rStyle w:val="ae"/>
                <w:rFonts w:ascii="黑体" w:eastAsia="黑体" w:hAnsi="黑体" w:hint="eastAsia"/>
                <w:b/>
                <w:noProof/>
                <w:sz w:val="24"/>
                <w:szCs w:val="24"/>
                <w:u w:val="none"/>
              </w:rPr>
              <w:t>文</w:t>
            </w:r>
            <w:r w:rsidR="00C04DB4" w:rsidRPr="00197EB5">
              <w:rPr>
                <w:rStyle w:val="ae"/>
                <w:rFonts w:ascii="黑体" w:eastAsia="黑体" w:hAnsi="黑体"/>
                <w:b/>
                <w:noProof/>
                <w:sz w:val="24"/>
                <w:szCs w:val="24"/>
                <w:u w:val="none"/>
              </w:rPr>
              <w:t xml:space="preserve"> </w:t>
            </w:r>
            <w:r w:rsidR="00C04DB4" w:rsidRPr="00197EB5">
              <w:rPr>
                <w:rStyle w:val="ae"/>
                <w:rFonts w:ascii="黑体" w:eastAsia="黑体" w:hAnsi="黑体" w:hint="eastAsia"/>
                <w:b/>
                <w:noProof/>
                <w:sz w:val="24"/>
                <w:szCs w:val="24"/>
                <w:u w:val="none"/>
              </w:rPr>
              <w:t>资</w:t>
            </w:r>
            <w:r w:rsidR="00C04DB4" w:rsidRPr="00197EB5">
              <w:rPr>
                <w:rStyle w:val="ae"/>
                <w:rFonts w:ascii="黑体" w:eastAsia="黑体" w:hAnsi="黑体"/>
                <w:b/>
                <w:noProof/>
                <w:sz w:val="24"/>
                <w:szCs w:val="24"/>
                <w:u w:val="none"/>
              </w:rPr>
              <w:t xml:space="preserve"> </w:t>
            </w:r>
            <w:r w:rsidR="00C04DB4" w:rsidRPr="00197EB5">
              <w:rPr>
                <w:rStyle w:val="ae"/>
                <w:rFonts w:ascii="黑体" w:eastAsia="黑体" w:hAnsi="黑体" w:hint="eastAsia"/>
                <w:b/>
                <w:noProof/>
                <w:sz w:val="24"/>
                <w:szCs w:val="24"/>
                <w:u w:val="none"/>
              </w:rPr>
              <w:t>料</w:t>
            </w:r>
          </w:hyperlink>
        </w:p>
        <w:p w:rsidR="00C04DB4" w:rsidRPr="00197EB5" w:rsidRDefault="00ED5F42" w:rsidP="00D748BF">
          <w:pPr>
            <w:pStyle w:val="11"/>
            <w:tabs>
              <w:tab w:val="right" w:leader="dot" w:pos="9060"/>
            </w:tabs>
            <w:spacing w:line="400" w:lineRule="exact"/>
            <w:rPr>
              <w:rStyle w:val="ae"/>
              <w:rFonts w:ascii="黑体" w:eastAsia="黑体" w:hAnsi="黑体"/>
              <w:b/>
              <w:noProof/>
              <w:sz w:val="24"/>
              <w:szCs w:val="24"/>
              <w:u w:val="none"/>
            </w:rPr>
          </w:pPr>
          <w:hyperlink w:anchor="_Toc514855763" w:history="1">
            <w:r w:rsidR="00C04DB4" w:rsidRPr="00197EB5">
              <w:rPr>
                <w:rStyle w:val="ae"/>
                <w:rFonts w:ascii="黑体" w:eastAsia="黑体" w:hAnsi="黑体" w:hint="eastAsia"/>
                <w:b/>
                <w:noProof/>
                <w:sz w:val="24"/>
                <w:szCs w:val="24"/>
                <w:u w:val="none"/>
              </w:rPr>
              <w:t>外</w:t>
            </w:r>
            <w:r w:rsidR="00C04DB4" w:rsidRPr="00197EB5">
              <w:rPr>
                <w:rStyle w:val="ae"/>
                <w:rFonts w:ascii="黑体" w:eastAsia="黑体" w:hAnsi="黑体"/>
                <w:b/>
                <w:noProof/>
                <w:sz w:val="24"/>
                <w:szCs w:val="24"/>
                <w:u w:val="none"/>
              </w:rPr>
              <w:t xml:space="preserve"> </w:t>
            </w:r>
            <w:r w:rsidR="00C04DB4" w:rsidRPr="00197EB5">
              <w:rPr>
                <w:rStyle w:val="ae"/>
                <w:rFonts w:ascii="黑体" w:eastAsia="黑体" w:hAnsi="黑体" w:hint="eastAsia"/>
                <w:b/>
                <w:noProof/>
                <w:sz w:val="24"/>
                <w:szCs w:val="24"/>
                <w:u w:val="none"/>
              </w:rPr>
              <w:t>文</w:t>
            </w:r>
            <w:r w:rsidR="00C04DB4" w:rsidRPr="00197EB5">
              <w:rPr>
                <w:rStyle w:val="ae"/>
                <w:rFonts w:ascii="黑体" w:eastAsia="黑体" w:hAnsi="黑体"/>
                <w:b/>
                <w:noProof/>
                <w:sz w:val="24"/>
                <w:szCs w:val="24"/>
                <w:u w:val="none"/>
              </w:rPr>
              <w:t xml:space="preserve"> </w:t>
            </w:r>
            <w:r w:rsidR="00C04DB4" w:rsidRPr="00197EB5">
              <w:rPr>
                <w:rStyle w:val="ae"/>
                <w:rFonts w:ascii="黑体" w:eastAsia="黑体" w:hAnsi="黑体" w:hint="eastAsia"/>
                <w:b/>
                <w:noProof/>
                <w:sz w:val="24"/>
                <w:szCs w:val="24"/>
                <w:u w:val="none"/>
              </w:rPr>
              <w:t>译</w:t>
            </w:r>
            <w:r w:rsidR="00C04DB4" w:rsidRPr="00197EB5">
              <w:rPr>
                <w:rStyle w:val="ae"/>
                <w:rFonts w:ascii="黑体" w:eastAsia="黑体" w:hAnsi="黑体"/>
                <w:b/>
                <w:noProof/>
                <w:sz w:val="24"/>
                <w:szCs w:val="24"/>
                <w:u w:val="none"/>
              </w:rPr>
              <w:t xml:space="preserve"> </w:t>
            </w:r>
            <w:r w:rsidR="00C04DB4" w:rsidRPr="00197EB5">
              <w:rPr>
                <w:rStyle w:val="ae"/>
                <w:rFonts w:ascii="黑体" w:eastAsia="黑体" w:hAnsi="黑体" w:hint="eastAsia"/>
                <w:b/>
                <w:noProof/>
                <w:sz w:val="24"/>
                <w:szCs w:val="24"/>
                <w:u w:val="none"/>
              </w:rPr>
              <w:t>文</w:t>
            </w:r>
          </w:hyperlink>
        </w:p>
        <w:p w:rsidR="00197EB5" w:rsidRPr="00197EB5" w:rsidRDefault="00197EB5" w:rsidP="00D748BF">
          <w:pPr>
            <w:spacing w:after="100" w:line="400" w:lineRule="exact"/>
            <w:rPr>
              <w:rFonts w:ascii="黑体" w:eastAsia="黑体" w:hAnsi="黑体"/>
              <w:b/>
              <w:noProof/>
              <w:sz w:val="24"/>
              <w:szCs w:val="24"/>
            </w:rPr>
          </w:pPr>
          <w:r w:rsidRPr="00197EB5">
            <w:rPr>
              <w:rFonts w:ascii="黑体" w:eastAsia="黑体" w:hAnsi="黑体" w:hint="eastAsia"/>
              <w:b/>
              <w:noProof/>
              <w:sz w:val="24"/>
              <w:szCs w:val="24"/>
            </w:rPr>
            <w:t>开</w:t>
          </w:r>
          <w:r w:rsidR="00AA3EE7">
            <w:rPr>
              <w:rFonts w:ascii="黑体" w:eastAsia="黑体" w:hAnsi="黑体"/>
              <w:b/>
              <w:noProof/>
              <w:sz w:val="24"/>
              <w:szCs w:val="24"/>
            </w:rPr>
            <w:t xml:space="preserve"> </w:t>
          </w:r>
          <w:r w:rsidRPr="00197EB5">
            <w:rPr>
              <w:rFonts w:ascii="黑体" w:eastAsia="黑体" w:hAnsi="黑体" w:hint="eastAsia"/>
              <w:b/>
              <w:noProof/>
              <w:sz w:val="24"/>
              <w:szCs w:val="24"/>
            </w:rPr>
            <w:t xml:space="preserve">题 </w:t>
          </w:r>
          <w:r w:rsidRPr="00AA3EE7">
            <w:rPr>
              <w:rFonts w:ascii="黑体" w:eastAsia="黑体" w:hAnsi="黑体" w:hint="eastAsia"/>
              <w:b/>
              <w:noProof/>
              <w:sz w:val="24"/>
              <w:szCs w:val="24"/>
            </w:rPr>
            <w:t>报</w:t>
          </w:r>
          <w:r w:rsidRPr="00197EB5">
            <w:rPr>
              <w:rFonts w:ascii="黑体" w:eastAsia="黑体" w:hAnsi="黑体" w:hint="eastAsia"/>
              <w:b/>
              <w:noProof/>
              <w:sz w:val="24"/>
              <w:szCs w:val="24"/>
            </w:rPr>
            <w:t xml:space="preserve"> 告</w:t>
          </w:r>
        </w:p>
        <w:p w:rsidR="00197EB5" w:rsidRPr="00197EB5" w:rsidRDefault="00197EB5" w:rsidP="00D748BF">
          <w:pPr>
            <w:spacing w:after="100" w:line="400" w:lineRule="exact"/>
            <w:rPr>
              <w:rFonts w:ascii="黑体" w:eastAsia="黑体" w:hAnsi="黑体"/>
              <w:b/>
              <w:noProof/>
              <w:sz w:val="24"/>
              <w:szCs w:val="24"/>
            </w:rPr>
          </w:pPr>
          <w:r w:rsidRPr="00197EB5">
            <w:rPr>
              <w:rFonts w:ascii="黑体" w:eastAsia="黑体" w:hAnsi="黑体" w:hint="eastAsia"/>
              <w:b/>
              <w:noProof/>
              <w:sz w:val="24"/>
              <w:szCs w:val="24"/>
            </w:rPr>
            <w:t xml:space="preserve">中 期 </w:t>
          </w:r>
          <w:r w:rsidRPr="00197EB5">
            <w:rPr>
              <w:rFonts w:ascii="黑体" w:eastAsia="黑体" w:hAnsi="黑体"/>
              <w:b/>
              <w:noProof/>
              <w:sz w:val="24"/>
              <w:szCs w:val="24"/>
            </w:rPr>
            <w:t>检</w:t>
          </w:r>
          <w:r w:rsidRPr="00197EB5">
            <w:rPr>
              <w:rFonts w:ascii="黑体" w:eastAsia="黑体" w:hAnsi="黑体" w:hint="eastAsia"/>
              <w:b/>
              <w:noProof/>
              <w:sz w:val="24"/>
              <w:szCs w:val="24"/>
            </w:rPr>
            <w:t xml:space="preserve"> </w:t>
          </w:r>
          <w:r w:rsidRPr="00197EB5">
            <w:rPr>
              <w:rFonts w:ascii="黑体" w:eastAsia="黑体" w:hAnsi="黑体"/>
              <w:b/>
              <w:noProof/>
              <w:sz w:val="24"/>
              <w:szCs w:val="24"/>
            </w:rPr>
            <w:t>查</w:t>
          </w:r>
          <w:r w:rsidRPr="00197EB5">
            <w:rPr>
              <w:rFonts w:ascii="黑体" w:eastAsia="黑体" w:hAnsi="黑体" w:hint="eastAsia"/>
              <w:b/>
              <w:noProof/>
              <w:sz w:val="24"/>
              <w:szCs w:val="24"/>
            </w:rPr>
            <w:t xml:space="preserve"> </w:t>
          </w:r>
          <w:r w:rsidRPr="00197EB5">
            <w:rPr>
              <w:rFonts w:ascii="黑体" w:eastAsia="黑体" w:hAnsi="黑体"/>
              <w:b/>
              <w:noProof/>
              <w:sz w:val="24"/>
              <w:szCs w:val="24"/>
            </w:rPr>
            <w:t>表</w:t>
          </w:r>
        </w:p>
        <w:p w:rsidR="00197EB5" w:rsidRPr="00197EB5" w:rsidRDefault="00197EB5" w:rsidP="00D748BF">
          <w:pPr>
            <w:spacing w:after="100" w:line="400" w:lineRule="exact"/>
            <w:rPr>
              <w:rFonts w:asciiTheme="minorEastAsia" w:hAnsiTheme="minorEastAsia"/>
              <w:b/>
              <w:noProof/>
              <w:sz w:val="24"/>
              <w:szCs w:val="24"/>
            </w:rPr>
          </w:pPr>
          <w:r w:rsidRPr="00197EB5">
            <w:rPr>
              <w:rFonts w:ascii="黑体" w:eastAsia="黑体" w:hAnsi="黑体" w:hint="eastAsia"/>
              <w:b/>
              <w:noProof/>
              <w:sz w:val="24"/>
              <w:szCs w:val="24"/>
            </w:rPr>
            <w:t>教师指导毕业设计（</w:t>
          </w:r>
          <w:r w:rsidRPr="00197EB5">
            <w:rPr>
              <w:rFonts w:ascii="黑体" w:eastAsia="黑体" w:hAnsi="黑体"/>
              <w:b/>
              <w:noProof/>
              <w:sz w:val="24"/>
              <w:szCs w:val="24"/>
            </w:rPr>
            <w:t>论文</w:t>
          </w:r>
          <w:r w:rsidRPr="00197EB5">
            <w:rPr>
              <w:rFonts w:ascii="黑体" w:eastAsia="黑体" w:hAnsi="黑体" w:hint="eastAsia"/>
              <w:b/>
              <w:noProof/>
              <w:sz w:val="24"/>
              <w:szCs w:val="24"/>
            </w:rPr>
            <w:t>）</w:t>
          </w:r>
          <w:r w:rsidRPr="00197EB5">
            <w:rPr>
              <w:rFonts w:ascii="黑体" w:eastAsia="黑体" w:hAnsi="黑体"/>
              <w:b/>
              <w:noProof/>
              <w:sz w:val="24"/>
              <w:szCs w:val="24"/>
            </w:rPr>
            <w:t>记录表</w:t>
          </w:r>
        </w:p>
        <w:p w:rsidR="00D013A7" w:rsidRPr="00F05DDA" w:rsidRDefault="00FA6355" w:rsidP="00D748BF">
          <w:pPr>
            <w:autoSpaceDE w:val="0"/>
            <w:autoSpaceDN w:val="0"/>
            <w:adjustRightInd w:val="0"/>
            <w:spacing w:line="400" w:lineRule="exact"/>
            <w:ind w:firstLineChars="200" w:firstLine="480"/>
            <w:jc w:val="left"/>
            <w:rPr>
              <w:rFonts w:ascii="黑体" w:eastAsia="黑体" w:hAnsi="黑体"/>
              <w:sz w:val="24"/>
              <w:szCs w:val="24"/>
            </w:rPr>
            <w:sectPr w:rsidR="00D013A7" w:rsidRPr="00F05DDA" w:rsidSect="00C7780A">
              <w:footerReference w:type="default" r:id="rId11"/>
              <w:pgSz w:w="11906" w:h="16838" w:code="9"/>
              <w:pgMar w:top="1418" w:right="1418" w:bottom="1418" w:left="1418" w:header="851" w:footer="850" w:gutter="0"/>
              <w:pgNumType w:fmt="upperRoman" w:start="1"/>
              <w:cols w:space="425"/>
              <w:docGrid w:linePitch="312"/>
            </w:sectPr>
          </w:pPr>
          <w:r w:rsidRPr="000F644F">
            <w:rPr>
              <w:rFonts w:ascii="宋体" w:eastAsia="宋体" w:hAnsi="宋体"/>
              <w:sz w:val="24"/>
              <w:szCs w:val="24"/>
            </w:rPr>
            <w:fldChar w:fldCharType="end"/>
          </w:r>
          <w:r w:rsidR="00D852E4">
            <w:rPr>
              <w:rFonts w:ascii="黑体" w:eastAsia="黑体" w:hAnsi="黑体"/>
              <w:sz w:val="24"/>
              <w:szCs w:val="24"/>
            </w:rPr>
            <w:t xml:space="preserve"> </w:t>
          </w:r>
        </w:p>
      </w:sdtContent>
    </w:sdt>
    <w:p w:rsidR="00D852E4" w:rsidRPr="00D852E4" w:rsidRDefault="00167CE3" w:rsidP="00D852E4">
      <w:pPr>
        <w:pStyle w:val="1"/>
        <w:numPr>
          <w:ilvl w:val="0"/>
          <w:numId w:val="5"/>
        </w:numPr>
        <w:spacing w:beforeLines="0" w:afterLines="0"/>
        <w:rPr>
          <w:rFonts w:hint="eastAsia"/>
        </w:rPr>
      </w:pPr>
      <w:bookmarkStart w:id="3" w:name="_Toc514855714"/>
      <w:r>
        <w:rPr>
          <w:rFonts w:hint="eastAsia"/>
        </w:rPr>
        <w:lastRenderedPageBreak/>
        <w:t xml:space="preserve"> </w:t>
      </w:r>
      <w:r w:rsidR="0063694D">
        <w:rPr>
          <w:rFonts w:hint="eastAsia"/>
        </w:rPr>
        <w:t>引言</w:t>
      </w:r>
      <w:bookmarkStart w:id="4" w:name="_Toc514855715"/>
      <w:bookmarkEnd w:id="3"/>
    </w:p>
    <w:p w:rsidR="00D852E4" w:rsidRPr="00D852E4" w:rsidRDefault="0063694D" w:rsidP="00D852E4">
      <w:pPr>
        <w:pStyle w:val="2"/>
        <w:numPr>
          <w:ilvl w:val="1"/>
          <w:numId w:val="15"/>
        </w:numPr>
        <w:rPr>
          <w:rFonts w:ascii="黑体" w:hAnsi="黑体" w:hint="eastAsia"/>
        </w:rPr>
      </w:pPr>
      <w:r>
        <w:rPr>
          <w:rFonts w:ascii="黑体" w:hAnsi="黑体" w:hint="eastAsia"/>
        </w:rPr>
        <w:t>课题背景</w:t>
      </w:r>
      <w:bookmarkEnd w:id="4"/>
    </w:p>
    <w:p w:rsidR="00941C46" w:rsidRPr="00941C46" w:rsidRDefault="00941C46" w:rsidP="00D852E4">
      <w:pPr>
        <w:autoSpaceDE w:val="0"/>
        <w:autoSpaceDN w:val="0"/>
        <w:adjustRightInd w:val="0"/>
        <w:spacing w:line="288" w:lineRule="auto"/>
        <w:ind w:firstLineChars="200" w:firstLine="480"/>
        <w:rPr>
          <w:rFonts w:ascii="宋体" w:eastAsia="宋体" w:hAnsi="宋体" w:cs="瀹嬩綋"/>
          <w:kern w:val="0"/>
          <w:sz w:val="24"/>
          <w:szCs w:val="24"/>
        </w:rPr>
      </w:pPr>
      <w:r w:rsidRPr="00941C46">
        <w:rPr>
          <w:rFonts w:ascii="宋体" w:eastAsia="宋体" w:hAnsi="宋体" w:cs="瀹嬩綋" w:hint="eastAsia"/>
          <w:kern w:val="0"/>
          <w:sz w:val="24"/>
          <w:szCs w:val="24"/>
        </w:rPr>
        <w:t>时至今日，随着高校课业的多样化和计算机网络的高速发展，传统作业布置和纸质版提交愈发显得笨重繁琐，依靠课代表收集作业的模式不能确保每次作业收集的稳定性，大大降低了学生作业批改的效率，尤其是对于习惯了网络便利的当代大学生而言，日常生活中的作业保管和忘记作业时间等问题屡见不鲜，而网络的高效便利恰恰与之互补。</w:t>
      </w:r>
    </w:p>
    <w:p w:rsidR="00941C46" w:rsidRPr="00941C46" w:rsidRDefault="00941C46" w:rsidP="00D852E4">
      <w:pPr>
        <w:autoSpaceDE w:val="0"/>
        <w:autoSpaceDN w:val="0"/>
        <w:adjustRightInd w:val="0"/>
        <w:spacing w:line="288" w:lineRule="auto"/>
        <w:ind w:firstLineChars="200" w:firstLine="480"/>
        <w:rPr>
          <w:rFonts w:ascii="宋体" w:eastAsia="宋体" w:hAnsi="宋体" w:cs="瀹嬩綋" w:hint="eastAsia"/>
          <w:kern w:val="0"/>
          <w:sz w:val="24"/>
          <w:szCs w:val="24"/>
        </w:rPr>
      </w:pPr>
      <w:r w:rsidRPr="00941C46">
        <w:rPr>
          <w:rFonts w:ascii="宋体" w:eastAsia="宋体" w:hAnsi="宋体" w:cs="瀹嬩綋" w:hint="eastAsia"/>
          <w:kern w:val="0"/>
          <w:sz w:val="24"/>
          <w:szCs w:val="24"/>
        </w:rPr>
        <w:t>针对这种普遍存在的情况，构建一个“学生作业批改系统”线上平台，为学生提供便利的作业提交渠道和长久的作业保存，能够减轻学生不必要的过失（忘记提交时限、丢失作业等）；对于教师，能够省去传统通过线下布置作业并通过课代表收集统计的时间，在“学生作业批改系统”中实现一键批量下载和批量上传也能够大大节约教师时间。科技的发展应该更好的服务人们的生活工作，该系统应用于学校能更好地统计学生的平时成绩，在期末这种工作繁多的时候能够提供很大帮助，该系统的开发具有深远的现实意义，可谓百益而无一害。</w:t>
      </w:r>
    </w:p>
    <w:p w:rsidR="00A20770" w:rsidRPr="00B031F9" w:rsidRDefault="00A20770" w:rsidP="00A32C9B">
      <w:pPr>
        <w:pStyle w:val="2"/>
        <w:spacing w:before="100" w:beforeAutospacing="1" w:after="100" w:afterAutospacing="1"/>
        <w:rPr>
          <w:rFonts w:ascii="黑体" w:hAnsi="黑体"/>
        </w:rPr>
      </w:pPr>
      <w:bookmarkStart w:id="5" w:name="_Toc514855718"/>
      <w:r w:rsidRPr="00B031F9">
        <w:rPr>
          <w:rFonts w:ascii="黑体" w:hAnsi="黑体" w:hint="eastAsia"/>
        </w:rPr>
        <w:t>1</w:t>
      </w:r>
      <w:r w:rsidRPr="00B031F9">
        <w:rPr>
          <w:rFonts w:ascii="黑体" w:hAnsi="黑体"/>
        </w:rPr>
        <w:t xml:space="preserve">.2 </w:t>
      </w:r>
      <w:r w:rsidR="00167CE3">
        <w:rPr>
          <w:rFonts w:ascii="黑体" w:hAnsi="黑体"/>
        </w:rPr>
        <w:t xml:space="preserve"> </w:t>
      </w:r>
      <w:r w:rsidR="0063694D">
        <w:rPr>
          <w:rFonts w:ascii="黑体" w:hAnsi="黑体" w:hint="eastAsia"/>
        </w:rPr>
        <w:t>课题任务</w:t>
      </w:r>
      <w:bookmarkEnd w:id="5"/>
    </w:p>
    <w:p w:rsidR="000E4A72" w:rsidRDefault="000E4A72" w:rsidP="000E4A72">
      <w:pPr>
        <w:pStyle w:val="3"/>
        <w:ind w:firstLine="482"/>
        <w:rPr>
          <w:rFonts w:ascii="黑体" w:hAnsi="黑体"/>
        </w:rPr>
      </w:pPr>
      <w:bookmarkStart w:id="6" w:name="_Toc514855719"/>
      <w:r w:rsidRPr="00B031F9">
        <w:rPr>
          <w:rFonts w:ascii="黑体" w:hAnsi="黑体" w:hint="eastAsia"/>
        </w:rPr>
        <w:t>1.2.1</w:t>
      </w:r>
      <w:r w:rsidR="00CD7F98" w:rsidRPr="00B031F9">
        <w:rPr>
          <w:rFonts w:ascii="黑体" w:hAnsi="黑体" w:hint="eastAsia"/>
        </w:rPr>
        <w:t xml:space="preserve"> </w:t>
      </w:r>
      <w:r w:rsidR="00167CE3">
        <w:rPr>
          <w:rFonts w:ascii="黑体" w:hAnsi="黑体"/>
        </w:rPr>
        <w:t xml:space="preserve"> </w:t>
      </w:r>
      <w:r w:rsidR="0063694D">
        <w:rPr>
          <w:rFonts w:ascii="黑体" w:hAnsi="黑体" w:hint="eastAsia"/>
        </w:rPr>
        <w:t>课题内容</w:t>
      </w:r>
      <w:bookmarkEnd w:id="6"/>
    </w:p>
    <w:p w:rsidR="00941C46" w:rsidRPr="00941C46" w:rsidRDefault="00941C46" w:rsidP="00941C46">
      <w:pPr>
        <w:autoSpaceDE w:val="0"/>
        <w:autoSpaceDN w:val="0"/>
        <w:adjustRightInd w:val="0"/>
        <w:spacing w:line="288" w:lineRule="auto"/>
        <w:ind w:firstLineChars="200" w:firstLine="480"/>
        <w:rPr>
          <w:rFonts w:ascii="宋体" w:eastAsia="宋体" w:hAnsi="宋体" w:cs="瀹嬩綋"/>
          <w:kern w:val="0"/>
          <w:sz w:val="24"/>
          <w:szCs w:val="24"/>
        </w:rPr>
      </w:pPr>
      <w:r w:rsidRPr="00941C46">
        <w:rPr>
          <w:rFonts w:ascii="宋体" w:eastAsia="宋体" w:hAnsi="宋体" w:cs="瀹嬩綋" w:hint="eastAsia"/>
          <w:kern w:val="0"/>
          <w:sz w:val="24"/>
          <w:szCs w:val="24"/>
        </w:rPr>
        <w:t>采用</w:t>
      </w:r>
      <w:r w:rsidRPr="00941C46">
        <w:rPr>
          <w:rFonts w:ascii="宋体" w:eastAsia="宋体" w:hAnsi="宋体" w:cs="瀹嬩綋"/>
          <w:kern w:val="0"/>
          <w:sz w:val="24"/>
          <w:szCs w:val="24"/>
        </w:rPr>
        <w:t>Java Web</w:t>
      </w:r>
      <w:r w:rsidRPr="00941C46">
        <w:rPr>
          <w:rFonts w:ascii="宋体" w:eastAsia="宋体" w:hAnsi="宋体" w:cs="瀹嬩綋" w:hint="eastAsia"/>
          <w:kern w:val="0"/>
          <w:sz w:val="24"/>
          <w:szCs w:val="24"/>
        </w:rPr>
        <w:t>技术，配套相应工具实现一个应用于学校的“学生作业批改系统”，为在校师生提供一个功能强大且便利简洁的平台，项目开发基于软件工程流程。基本内容包含管理员、教师和学生三个角色，并分模块实现各角色对应基础功能：包括管理员对成员、课程、年级及班级的管理，教师布置作业、下载批改作业及打分统计，学生下载提交作业和分数查看，以及通用的个人资料、修改密码和退出登录，并在此基础上进行功能拓展和性能优化。设计功能时需要充分考虑实际使用情况，结合现实问题全面分析，构建数据流图，力求通过分析得到各模块的细致划分；勇于在项目实现中尝试新技术，充分发挥创造力和想象力，做出让人眼前一亮的设计；具体实现中应当对比不同设计和不同代码实现的差别优劣，选取更加稳定高效的方案实现。</w:t>
      </w:r>
    </w:p>
    <w:p w:rsidR="00941C46" w:rsidRPr="00941C46" w:rsidRDefault="00941C46" w:rsidP="00941C46"/>
    <w:p w:rsidR="00A20770" w:rsidRDefault="00CD7F98" w:rsidP="0063694D">
      <w:pPr>
        <w:pStyle w:val="3"/>
        <w:ind w:firstLine="482"/>
        <w:rPr>
          <w:rFonts w:ascii="黑体" w:hAnsi="黑体"/>
        </w:rPr>
      </w:pPr>
      <w:bookmarkStart w:id="7" w:name="_Toc514855720"/>
      <w:r w:rsidRPr="00B031F9">
        <w:rPr>
          <w:rFonts w:ascii="黑体" w:hAnsi="黑体" w:hint="eastAsia"/>
        </w:rPr>
        <w:t>1.2.2</w:t>
      </w:r>
      <w:r w:rsidR="00167CE3">
        <w:rPr>
          <w:rFonts w:ascii="黑体" w:hAnsi="黑体"/>
        </w:rPr>
        <w:t xml:space="preserve"> </w:t>
      </w:r>
      <w:r w:rsidRPr="00B031F9">
        <w:rPr>
          <w:rFonts w:ascii="黑体" w:hAnsi="黑体" w:hint="eastAsia"/>
        </w:rPr>
        <w:t xml:space="preserve"> </w:t>
      </w:r>
      <w:r w:rsidR="0063694D">
        <w:rPr>
          <w:rFonts w:ascii="黑体" w:hAnsi="黑体" w:hint="eastAsia"/>
        </w:rPr>
        <w:t>本人承担任务</w:t>
      </w:r>
      <w:bookmarkEnd w:id="7"/>
    </w:p>
    <w:p w:rsidR="00941C46" w:rsidRDefault="00136BCA" w:rsidP="001764CA">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作为该选题的实施者，我有义务对自己所选题目负责，要以神圣的态度对待本次毕设，它不仅仅是我毕业前的最后一次考核，也是对于自己一次试炼，一场既关乎技术也关乎为人行事的考验，所以</w:t>
      </w:r>
      <w:r w:rsidR="00941C46" w:rsidRPr="00941C46">
        <w:rPr>
          <w:rFonts w:ascii="宋体" w:eastAsia="宋体" w:hAnsi="宋体" w:cs="瀹嬩綋" w:hint="eastAsia"/>
          <w:kern w:val="0"/>
          <w:sz w:val="24"/>
          <w:szCs w:val="24"/>
        </w:rPr>
        <w:t>本人应</w:t>
      </w:r>
      <w:r w:rsidR="007879E9">
        <w:rPr>
          <w:rFonts w:ascii="宋体" w:eastAsia="宋体" w:hAnsi="宋体" w:cs="瀹嬩綋" w:hint="eastAsia"/>
          <w:kern w:val="0"/>
          <w:sz w:val="24"/>
          <w:szCs w:val="24"/>
        </w:rPr>
        <w:t>在完成系统基础功能</w:t>
      </w:r>
      <w:r w:rsidR="004E498C">
        <w:rPr>
          <w:rFonts w:ascii="宋体" w:eastAsia="宋体" w:hAnsi="宋体" w:cs="瀹嬩綋" w:hint="eastAsia"/>
          <w:kern w:val="0"/>
          <w:sz w:val="24"/>
          <w:szCs w:val="24"/>
        </w:rPr>
        <w:t>的前提下，确保程序的合理性和完整性，优化各模块的逻辑功能，记录好程序开发流程，整理保存相关文件，汇总并精简的完成论文撰写工作，做到对程序的详尽分析测试，并备好相关资料以备答辩之需。</w:t>
      </w:r>
    </w:p>
    <w:p w:rsidR="004E498C" w:rsidRDefault="004E498C" w:rsidP="00941C46">
      <w:pPr>
        <w:ind w:firstLineChars="200" w:firstLine="480"/>
        <w:rPr>
          <w:rFonts w:ascii="宋体" w:eastAsia="宋体" w:hAnsi="宋体" w:cs="瀹嬩綋"/>
          <w:kern w:val="0"/>
          <w:sz w:val="24"/>
          <w:szCs w:val="24"/>
        </w:rPr>
      </w:pPr>
    </w:p>
    <w:p w:rsidR="004E498C" w:rsidRPr="00941C46" w:rsidRDefault="004E498C" w:rsidP="00941C46">
      <w:pPr>
        <w:ind w:firstLineChars="200" w:firstLine="480"/>
        <w:rPr>
          <w:rFonts w:ascii="宋体" w:eastAsia="宋体" w:hAnsi="宋体" w:cs="瀹嬩綋"/>
          <w:kern w:val="0"/>
          <w:sz w:val="24"/>
          <w:szCs w:val="24"/>
        </w:rPr>
      </w:pPr>
    </w:p>
    <w:p w:rsidR="00187F6F" w:rsidRDefault="00CD7F98" w:rsidP="00A32C9B">
      <w:pPr>
        <w:pStyle w:val="2"/>
        <w:spacing w:before="100" w:beforeAutospacing="1" w:after="100" w:afterAutospacing="1"/>
        <w:rPr>
          <w:rFonts w:ascii="黑体" w:hAnsi="黑体"/>
        </w:rPr>
      </w:pPr>
      <w:bookmarkStart w:id="8" w:name="_Toc514855721"/>
      <w:r w:rsidRPr="00B031F9">
        <w:rPr>
          <w:rFonts w:ascii="黑体" w:hAnsi="黑体" w:hint="eastAsia"/>
        </w:rPr>
        <w:t>1</w:t>
      </w:r>
      <w:r w:rsidR="00187F6F" w:rsidRPr="00B031F9">
        <w:rPr>
          <w:rFonts w:ascii="黑体" w:hAnsi="黑体"/>
        </w:rPr>
        <w:t>.</w:t>
      </w:r>
      <w:r w:rsidR="0063694D">
        <w:rPr>
          <w:rFonts w:ascii="黑体" w:hAnsi="黑体" w:hint="eastAsia"/>
        </w:rPr>
        <w:t>3</w:t>
      </w:r>
      <w:r w:rsidR="00187F6F" w:rsidRPr="00B031F9">
        <w:rPr>
          <w:rFonts w:ascii="黑体" w:hAnsi="黑体"/>
        </w:rPr>
        <w:t xml:space="preserve"> </w:t>
      </w:r>
      <w:r w:rsidR="00167CE3">
        <w:rPr>
          <w:rFonts w:ascii="黑体" w:hAnsi="黑体"/>
        </w:rPr>
        <w:t xml:space="preserve"> </w:t>
      </w:r>
      <w:r w:rsidR="00187F6F" w:rsidRPr="00B031F9">
        <w:rPr>
          <w:rFonts w:ascii="黑体" w:hAnsi="黑体"/>
        </w:rPr>
        <w:t>论文结构</w:t>
      </w:r>
      <w:bookmarkEnd w:id="8"/>
    </w:p>
    <w:p w:rsidR="001764CA" w:rsidRPr="001764CA" w:rsidRDefault="004E498C" w:rsidP="00D852E4">
      <w:pPr>
        <w:autoSpaceDE w:val="0"/>
        <w:autoSpaceDN w:val="0"/>
        <w:adjustRightInd w:val="0"/>
        <w:spacing w:line="288" w:lineRule="auto"/>
        <w:ind w:firstLineChars="200" w:firstLine="480"/>
        <w:rPr>
          <w:rFonts w:ascii="宋体" w:eastAsia="宋体" w:hAnsi="宋体" w:cs="瀹嬩綋"/>
          <w:kern w:val="0"/>
          <w:sz w:val="24"/>
          <w:szCs w:val="24"/>
        </w:rPr>
      </w:pPr>
      <w:r w:rsidRPr="001764CA">
        <w:rPr>
          <w:rFonts w:ascii="宋体" w:eastAsia="宋体" w:hAnsi="宋体" w:cs="瀹嬩綋" w:hint="eastAsia"/>
          <w:kern w:val="0"/>
          <w:sz w:val="24"/>
          <w:szCs w:val="24"/>
        </w:rPr>
        <w:t>由于该选题是基于工科实践类的程序设计，故论文中有较多程序设计相关知识，而这些知识是体系完备</w:t>
      </w:r>
      <w:r w:rsidR="008207FA" w:rsidRPr="001764CA">
        <w:rPr>
          <w:rFonts w:ascii="宋体" w:eastAsia="宋体" w:hAnsi="宋体" w:cs="瀹嬩綋" w:hint="eastAsia"/>
          <w:kern w:val="0"/>
          <w:sz w:val="24"/>
          <w:szCs w:val="24"/>
        </w:rPr>
        <w:t>并且</w:t>
      </w:r>
      <w:r w:rsidRPr="001764CA">
        <w:rPr>
          <w:rFonts w:ascii="宋体" w:eastAsia="宋体" w:hAnsi="宋体" w:cs="瀹嬩綋" w:hint="eastAsia"/>
          <w:kern w:val="0"/>
          <w:sz w:val="24"/>
          <w:szCs w:val="24"/>
        </w:rPr>
        <w:t>应用规范的</w:t>
      </w:r>
      <w:r w:rsidR="008207FA" w:rsidRPr="001764CA">
        <w:rPr>
          <w:rFonts w:ascii="宋体" w:eastAsia="宋体" w:hAnsi="宋体" w:cs="瀹嬩綋" w:hint="eastAsia"/>
          <w:kern w:val="0"/>
          <w:sz w:val="24"/>
          <w:szCs w:val="24"/>
        </w:rPr>
        <w:t>。所以在论文中我会尽可能以自己的理解和语言，来分析解释程序中技术的应用</w:t>
      </w:r>
      <w:r w:rsidR="00E24CAC" w:rsidRPr="001764CA">
        <w:rPr>
          <w:rFonts w:ascii="宋体" w:eastAsia="宋体" w:hAnsi="宋体" w:cs="瀹嬩綋" w:hint="eastAsia"/>
          <w:kern w:val="0"/>
          <w:sz w:val="24"/>
          <w:szCs w:val="24"/>
        </w:rPr>
        <w:t>和功能模块的实现，我会截取部分重要代码记录分析重要功能，部分代码放至附录以作参考。论文分为论文规范和程序设计</w:t>
      </w:r>
      <w:r w:rsidR="006F520B">
        <w:rPr>
          <w:rFonts w:ascii="宋体" w:eastAsia="宋体" w:hAnsi="宋体" w:cs="瀹嬩綋" w:hint="eastAsia"/>
          <w:kern w:val="0"/>
          <w:sz w:val="24"/>
          <w:szCs w:val="24"/>
        </w:rPr>
        <w:t>两</w:t>
      </w:r>
      <w:r w:rsidR="00E24CAC" w:rsidRPr="001764CA">
        <w:rPr>
          <w:rFonts w:ascii="宋体" w:eastAsia="宋体" w:hAnsi="宋体" w:cs="瀹嬩綋" w:hint="eastAsia"/>
          <w:kern w:val="0"/>
          <w:sz w:val="24"/>
          <w:szCs w:val="24"/>
        </w:rPr>
        <w:t>部分，整体结构如下：</w:t>
      </w:r>
      <w:r w:rsidR="001764CA" w:rsidRPr="001764CA">
        <w:rPr>
          <w:rFonts w:ascii="宋体" w:eastAsia="宋体" w:hAnsi="宋体" w:cs="瀹嬩綋" w:hint="eastAsia"/>
          <w:kern w:val="0"/>
          <w:sz w:val="24"/>
          <w:szCs w:val="24"/>
        </w:rPr>
        <w:t>封面→任务书→北京邮电大学本科</w:t>
      </w:r>
      <w:r w:rsidR="001764CA" w:rsidRPr="001764CA">
        <w:rPr>
          <w:rFonts w:ascii="宋体" w:eastAsia="宋体" w:hAnsi="宋体" w:cs="瀹嬩綋"/>
          <w:kern w:val="0"/>
          <w:sz w:val="24"/>
          <w:szCs w:val="24"/>
        </w:rPr>
        <w:t>生</w:t>
      </w:r>
      <w:r w:rsidR="001764CA" w:rsidRPr="001764CA">
        <w:rPr>
          <w:rFonts w:ascii="宋体" w:eastAsia="宋体" w:hAnsi="宋体" w:cs="瀹嬩綋" w:hint="eastAsia"/>
          <w:kern w:val="0"/>
          <w:sz w:val="24"/>
          <w:szCs w:val="24"/>
        </w:rPr>
        <w:t>毕业设计(</w:t>
      </w:r>
      <w:r w:rsidR="001764CA" w:rsidRPr="001764CA">
        <w:rPr>
          <w:rFonts w:ascii="宋体" w:eastAsia="宋体" w:hAnsi="宋体" w:cs="瀹嬩綋"/>
          <w:kern w:val="0"/>
          <w:sz w:val="24"/>
          <w:szCs w:val="24"/>
        </w:rPr>
        <w:t>论文</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成绩评定表</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诚信说明</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中文摘要</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含关键词）</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外文摘要</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含关键词）</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目录</w:t>
      </w:r>
      <w:r w:rsidR="001764CA" w:rsidRPr="001764CA">
        <w:rPr>
          <w:rFonts w:ascii="宋体" w:eastAsia="宋体" w:hAnsi="宋体" w:cs="瀹嬩綋" w:hint="eastAsia"/>
          <w:kern w:val="0"/>
          <w:sz w:val="24"/>
          <w:szCs w:val="24"/>
        </w:rPr>
        <w:t>→正文→</w:t>
      </w:r>
      <w:r w:rsidR="001764CA" w:rsidRPr="001764CA">
        <w:rPr>
          <w:rFonts w:ascii="宋体" w:eastAsia="宋体" w:hAnsi="宋体" w:cs="瀹嬩綋"/>
          <w:kern w:val="0"/>
          <w:sz w:val="24"/>
          <w:szCs w:val="24"/>
        </w:rPr>
        <w:t>参考文献</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致谢</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附录</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外文资料</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外文翻译</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开题报告</w:t>
      </w:r>
      <w:r w:rsidR="001764CA" w:rsidRPr="001764CA">
        <w:rPr>
          <w:rFonts w:ascii="宋体" w:eastAsia="宋体" w:hAnsi="宋体" w:cs="瀹嬩綋" w:hint="eastAsia"/>
          <w:kern w:val="0"/>
          <w:sz w:val="24"/>
          <w:szCs w:val="24"/>
        </w:rPr>
        <w:t>→</w:t>
      </w:r>
      <w:r w:rsidR="001764CA" w:rsidRPr="001764CA">
        <w:rPr>
          <w:rFonts w:ascii="宋体" w:eastAsia="宋体" w:hAnsi="宋体" w:cs="瀹嬩綋"/>
          <w:kern w:val="0"/>
          <w:sz w:val="24"/>
          <w:szCs w:val="24"/>
        </w:rPr>
        <w:t>中期检查表</w:t>
      </w:r>
      <w:r w:rsidR="001764CA" w:rsidRPr="001764CA">
        <w:rPr>
          <w:rFonts w:ascii="宋体" w:eastAsia="宋体" w:hAnsi="宋体" w:cs="瀹嬩綋" w:hint="eastAsia"/>
          <w:kern w:val="0"/>
          <w:sz w:val="24"/>
          <w:szCs w:val="24"/>
        </w:rPr>
        <w:t>→教师指导</w:t>
      </w:r>
      <w:r w:rsidR="001764CA" w:rsidRPr="001764CA">
        <w:rPr>
          <w:rFonts w:ascii="宋体" w:eastAsia="宋体" w:hAnsi="宋体" w:cs="瀹嬩綋"/>
          <w:kern w:val="0"/>
          <w:sz w:val="24"/>
          <w:szCs w:val="24"/>
        </w:rPr>
        <w:t>毕</w:t>
      </w:r>
      <w:r w:rsidR="001764CA" w:rsidRPr="001764CA">
        <w:rPr>
          <w:rFonts w:ascii="宋体" w:eastAsia="宋体" w:hAnsi="宋体" w:cs="瀹嬩綋" w:hint="eastAsia"/>
          <w:kern w:val="0"/>
          <w:sz w:val="24"/>
          <w:szCs w:val="24"/>
        </w:rPr>
        <w:t>业</w:t>
      </w:r>
      <w:r w:rsidR="001764CA" w:rsidRPr="001764CA">
        <w:rPr>
          <w:rFonts w:ascii="宋体" w:eastAsia="宋体" w:hAnsi="宋体" w:cs="瀹嬩綋"/>
          <w:kern w:val="0"/>
          <w:sz w:val="24"/>
          <w:szCs w:val="24"/>
        </w:rPr>
        <w:t>设</w:t>
      </w:r>
      <w:r w:rsidR="001764CA" w:rsidRPr="001764CA">
        <w:rPr>
          <w:rFonts w:ascii="宋体" w:eastAsia="宋体" w:hAnsi="宋体" w:cs="瀹嬩綋" w:hint="eastAsia"/>
          <w:kern w:val="0"/>
          <w:sz w:val="24"/>
          <w:szCs w:val="24"/>
        </w:rPr>
        <w:t>计（</w:t>
      </w:r>
      <w:r w:rsidR="001764CA" w:rsidRPr="001764CA">
        <w:rPr>
          <w:rFonts w:ascii="宋体" w:eastAsia="宋体" w:hAnsi="宋体" w:cs="瀹嬩綋"/>
          <w:kern w:val="0"/>
          <w:sz w:val="24"/>
          <w:szCs w:val="24"/>
        </w:rPr>
        <w:t>论文）记录表</w:t>
      </w:r>
      <w:r w:rsidR="001764CA">
        <w:rPr>
          <w:rFonts w:ascii="宋体" w:eastAsia="宋体" w:hAnsi="宋体" w:cs="瀹嬩綋" w:hint="eastAsia"/>
          <w:kern w:val="0"/>
          <w:sz w:val="24"/>
          <w:szCs w:val="24"/>
        </w:rPr>
        <w:t>-（上述为论文装订顺序，以下为论文内容顺序，且全部包含于论文正文部分中）-引言（课题背景及任务）-相关技术介绍-系统需求分析-系统总体设计-系统主要功能模块的详细设计与实现-系统测试-结束语（终结和展望）。</w:t>
      </w:r>
    </w:p>
    <w:p w:rsidR="004E498C" w:rsidRPr="001764CA" w:rsidRDefault="004E498C" w:rsidP="004E498C"/>
    <w:p w:rsidR="000E4A72" w:rsidRDefault="00D17E22" w:rsidP="00A32C9B">
      <w:pPr>
        <w:jc w:val="left"/>
        <w:rPr>
          <w:rFonts w:asciiTheme="minorEastAsia" w:hAnsiTheme="minorEastAsia"/>
          <w:bCs/>
          <w:sz w:val="24"/>
          <w:szCs w:val="24"/>
        </w:rPr>
        <w:sectPr w:rsidR="000E4A72" w:rsidSect="00C7780A">
          <w:headerReference w:type="default" r:id="rId12"/>
          <w:footerReference w:type="default" r:id="rId13"/>
          <w:pgSz w:w="11906" w:h="16838" w:code="9"/>
          <w:pgMar w:top="1418" w:right="1418" w:bottom="1418" w:left="1418" w:header="851" w:footer="850" w:gutter="0"/>
          <w:pgNumType w:start="1"/>
          <w:cols w:space="425"/>
          <w:docGrid w:linePitch="312"/>
        </w:sectPr>
      </w:pPr>
      <w:r>
        <w:rPr>
          <w:rFonts w:asciiTheme="minorEastAsia" w:hAnsiTheme="minorEastAsia"/>
          <w:bCs/>
          <w:sz w:val="24"/>
          <w:szCs w:val="24"/>
        </w:rPr>
        <w:br w:type="page"/>
      </w:r>
    </w:p>
    <w:p w:rsidR="000E4A72" w:rsidRPr="002F5879" w:rsidRDefault="000E4A72" w:rsidP="000E4A72">
      <w:pPr>
        <w:pStyle w:val="1"/>
        <w:spacing w:beforeLines="0" w:afterLines="0"/>
      </w:pPr>
      <w:bookmarkStart w:id="9" w:name="_Toc514855722"/>
      <w:r>
        <w:rPr>
          <w:rFonts w:hint="eastAsia"/>
        </w:rPr>
        <w:lastRenderedPageBreak/>
        <w:t>第二章</w:t>
      </w:r>
      <w:r>
        <w:rPr>
          <w:rFonts w:hint="eastAsia"/>
        </w:rPr>
        <w:t xml:space="preserve"> </w:t>
      </w:r>
      <w:r w:rsidR="00167CE3">
        <w:t xml:space="preserve"> </w:t>
      </w:r>
      <w:r w:rsidR="0063694D">
        <w:rPr>
          <w:rFonts w:hint="eastAsia"/>
        </w:rPr>
        <w:t>相关技术介绍</w:t>
      </w:r>
      <w:r w:rsidR="0063694D">
        <w:rPr>
          <w:rFonts w:hint="eastAsia"/>
        </w:rPr>
        <w:t>(</w:t>
      </w:r>
      <w:r w:rsidR="0063694D">
        <w:rPr>
          <w:rFonts w:hint="eastAsia"/>
        </w:rPr>
        <w:t>可选</w:t>
      </w:r>
      <w:r w:rsidR="0063694D">
        <w:rPr>
          <w:rFonts w:hint="eastAsia"/>
        </w:rPr>
        <w:t>)</w:t>
      </w:r>
      <w:bookmarkEnd w:id="9"/>
    </w:p>
    <w:p w:rsidR="000E4A72" w:rsidRPr="00B031F9" w:rsidRDefault="000E4A72" w:rsidP="000E4A72">
      <w:pPr>
        <w:pStyle w:val="2"/>
        <w:rPr>
          <w:rFonts w:ascii="黑体" w:hAnsi="黑体"/>
        </w:rPr>
      </w:pPr>
      <w:bookmarkStart w:id="10" w:name="_Toc514855723"/>
      <w:r w:rsidRPr="00B031F9">
        <w:rPr>
          <w:rFonts w:ascii="黑体" w:hAnsi="黑体" w:hint="eastAsia"/>
        </w:rPr>
        <w:t>2</w:t>
      </w:r>
      <w:r w:rsidRPr="00B031F9">
        <w:rPr>
          <w:rFonts w:ascii="黑体" w:hAnsi="黑体"/>
        </w:rPr>
        <w:t>.</w:t>
      </w:r>
      <w:r w:rsidRPr="00B031F9">
        <w:rPr>
          <w:rFonts w:ascii="黑体" w:hAnsi="黑体" w:hint="eastAsia"/>
        </w:rPr>
        <w:t xml:space="preserve">1 </w:t>
      </w:r>
      <w:r w:rsidR="00167CE3">
        <w:rPr>
          <w:rFonts w:ascii="黑体" w:hAnsi="黑体"/>
        </w:rPr>
        <w:t xml:space="preserve"> </w:t>
      </w:r>
      <w:bookmarkEnd w:id="10"/>
      <w:r w:rsidR="00D852E4">
        <w:rPr>
          <w:rFonts w:ascii="黑体" w:hAnsi="黑体"/>
        </w:rPr>
        <w:t>J</w:t>
      </w:r>
      <w:r w:rsidR="00473C3D">
        <w:rPr>
          <w:rFonts w:ascii="黑体" w:hAnsi="黑体" w:hint="eastAsia"/>
        </w:rPr>
        <w:t>avaweb</w:t>
      </w:r>
    </w:p>
    <w:p w:rsidR="002D69EA" w:rsidRPr="00EF6BB4" w:rsidRDefault="002D69EA" w:rsidP="00372BF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Javaweb指的是一系列服务于java网页开发的技术和工具，</w:t>
      </w:r>
      <w:r w:rsidR="007D33CF">
        <w:rPr>
          <w:rFonts w:ascii="宋体" w:eastAsia="宋体" w:hAnsi="宋体" w:cs="瀹嬩綋" w:hint="eastAsia"/>
          <w:kern w:val="0"/>
          <w:sz w:val="24"/>
          <w:szCs w:val="24"/>
        </w:rPr>
        <w:t>从</w:t>
      </w:r>
      <w:r>
        <w:rPr>
          <w:rFonts w:ascii="宋体" w:eastAsia="宋体" w:hAnsi="宋体" w:cs="瀹嬩綋" w:hint="eastAsia"/>
          <w:kern w:val="0"/>
          <w:sz w:val="24"/>
          <w:szCs w:val="24"/>
        </w:rPr>
        <w:t>属于</w:t>
      </w:r>
      <w:r w:rsidRPr="00EF6BB4">
        <w:rPr>
          <w:rFonts w:ascii="宋体" w:eastAsia="宋体" w:hAnsi="宋体" w:cs="瀹嬩綋" w:hint="eastAsia"/>
          <w:kern w:val="0"/>
          <w:sz w:val="24"/>
          <w:szCs w:val="24"/>
        </w:rPr>
        <w:t>JavaEE</w:t>
      </w:r>
      <w:r w:rsidR="007D33CF">
        <w:rPr>
          <w:rFonts w:ascii="宋体" w:eastAsia="宋体" w:hAnsi="宋体" w:cs="瀹嬩綋" w:hint="eastAsia"/>
          <w:kern w:val="0"/>
          <w:sz w:val="24"/>
          <w:szCs w:val="24"/>
        </w:rPr>
        <w:t>领域，</w:t>
      </w:r>
      <w:r w:rsidRPr="00EF6BB4">
        <w:rPr>
          <w:rFonts w:ascii="宋体" w:eastAsia="宋体" w:hAnsi="宋体" w:cs="瀹嬩綋" w:hint="eastAsia"/>
          <w:kern w:val="0"/>
          <w:sz w:val="24"/>
          <w:szCs w:val="24"/>
        </w:rPr>
        <w:t>即Java Enterprise Edition。初级可以用JSP（Java Server Pages）+servlet+Javabean来开发，大型网站一般使用框架和更为复杂的容器。</w:t>
      </w:r>
    </w:p>
    <w:p w:rsidR="00382969" w:rsidRPr="00EF6BB4" w:rsidRDefault="00382969" w:rsidP="00EF6BB4">
      <w:pPr>
        <w:autoSpaceDE w:val="0"/>
        <w:autoSpaceDN w:val="0"/>
        <w:adjustRightInd w:val="0"/>
        <w:spacing w:line="288" w:lineRule="auto"/>
        <w:ind w:firstLineChars="200" w:firstLine="480"/>
        <w:rPr>
          <w:rFonts w:ascii="宋体" w:eastAsia="宋体" w:hAnsi="宋体" w:cs="瀹嬩綋"/>
          <w:b/>
          <w:bCs/>
          <w:kern w:val="0"/>
          <w:sz w:val="24"/>
          <w:szCs w:val="24"/>
        </w:rPr>
      </w:pPr>
      <w:r w:rsidRPr="00EF6BB4">
        <w:rPr>
          <w:rFonts w:ascii="宋体" w:eastAsia="宋体" w:hAnsi="宋体" w:cs="瀹嬩綋"/>
          <w:kern w:val="0"/>
          <w:sz w:val="24"/>
          <w:szCs w:val="24"/>
        </w:rPr>
        <w:t>WEB应用程序指供浏览器访问的程序，通常也简称为web应用。例如有a.html 、b.html…..多个web资源，这多个web资源用于对外提供服务，此时应把这多个web资源放在一个目录中，以组成一个web应用（或web应用程序）</w:t>
      </w:r>
      <w:r w:rsidRPr="00EF6BB4">
        <w:rPr>
          <w:rFonts w:ascii="宋体" w:eastAsia="宋体" w:hAnsi="宋体" w:cs="瀹嬩綋"/>
          <w:kern w:val="0"/>
          <w:sz w:val="24"/>
          <w:szCs w:val="24"/>
        </w:rPr>
        <w:br/>
        <w:t xml:space="preserve">　　一个web应用由多个静态web资源和动态web资源组成，如:html、css、js文件，Jsp文件、java程序、支持jar包、配置文件等等。</w:t>
      </w:r>
      <w:r w:rsidRPr="00EF6BB4">
        <w:rPr>
          <w:rFonts w:ascii="宋体" w:eastAsia="宋体" w:hAnsi="宋体" w:cs="瀹嬩綋"/>
          <w:kern w:val="0"/>
          <w:sz w:val="24"/>
          <w:szCs w:val="24"/>
        </w:rPr>
        <w:br/>
        <w:t xml:space="preserve">　　</w:t>
      </w:r>
      <w:r w:rsidRPr="00EF6BB4">
        <w:rPr>
          <w:rFonts w:ascii="宋体" w:eastAsia="宋体" w:hAnsi="宋体" w:cs="瀹嬩綋"/>
          <w:bCs/>
          <w:kern w:val="0"/>
          <w:sz w:val="24"/>
          <w:szCs w:val="24"/>
        </w:rPr>
        <w:t>Web应用开发好后，若想供外界访问，需要把web应用所在目录交给web服务器管理，这个过程称之为虚似目录的映射</w:t>
      </w:r>
      <w:r w:rsidRPr="00EF6BB4">
        <w:rPr>
          <w:rFonts w:ascii="宋体" w:eastAsia="宋体" w:hAnsi="宋体" w:cs="瀹嬩綋" w:hint="eastAsia"/>
          <w:bCs/>
          <w:kern w:val="0"/>
          <w:sz w:val="24"/>
          <w:szCs w:val="24"/>
        </w:rPr>
        <w:t>。</w:t>
      </w:r>
    </w:p>
    <w:p w:rsidR="00382969" w:rsidRPr="00EF6BB4" w:rsidRDefault="0038296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kern w:val="0"/>
          <w:sz w:val="24"/>
          <w:szCs w:val="24"/>
        </w:rPr>
        <w:t>在静态WEB</w:t>
      </w:r>
      <w:r w:rsidRPr="00EF6BB4">
        <w:rPr>
          <w:rFonts w:ascii="宋体" w:eastAsia="宋体" w:hAnsi="宋体" w:cs="瀹嬩綋" w:hint="eastAsia"/>
          <w:kern w:val="0"/>
          <w:sz w:val="24"/>
          <w:szCs w:val="24"/>
        </w:rPr>
        <w:t>程序中，客户端使用</w:t>
      </w:r>
      <w:r w:rsidRPr="00EF6BB4">
        <w:rPr>
          <w:rFonts w:ascii="宋体" w:eastAsia="宋体" w:hAnsi="宋体" w:cs="瀹嬩綋"/>
          <w:kern w:val="0"/>
          <w:sz w:val="24"/>
          <w:szCs w:val="24"/>
        </w:rPr>
        <w:t>WEB</w:t>
      </w:r>
      <w:r w:rsidRPr="00EF6BB4">
        <w:rPr>
          <w:rFonts w:ascii="宋体" w:eastAsia="宋体" w:hAnsi="宋体" w:cs="瀹嬩綋" w:hint="eastAsia"/>
          <w:kern w:val="0"/>
          <w:sz w:val="24"/>
          <w:szCs w:val="24"/>
        </w:rPr>
        <w:t>浏览器（</w:t>
      </w:r>
      <w:r w:rsidRPr="00EF6BB4">
        <w:rPr>
          <w:rFonts w:ascii="宋体" w:eastAsia="宋体" w:hAnsi="宋体" w:cs="瀹嬩綋"/>
          <w:kern w:val="0"/>
          <w:sz w:val="24"/>
          <w:szCs w:val="24"/>
        </w:rPr>
        <w:t>IE</w:t>
      </w:r>
      <w:r w:rsidR="007D33CF">
        <w:rPr>
          <w:rFonts w:ascii="宋体" w:eastAsia="宋体" w:hAnsi="宋体" w:cs="瀹嬩綋" w:hint="eastAsia"/>
          <w:kern w:val="0"/>
          <w:sz w:val="24"/>
          <w:szCs w:val="24"/>
        </w:rPr>
        <w:t>、chrome</w:t>
      </w:r>
      <w:r w:rsidRPr="00EF6BB4">
        <w:rPr>
          <w:rFonts w:ascii="宋体" w:eastAsia="宋体" w:hAnsi="宋体" w:cs="瀹嬩綋" w:hint="eastAsia"/>
          <w:kern w:val="0"/>
          <w:sz w:val="24"/>
          <w:szCs w:val="24"/>
        </w:rPr>
        <w:t>等）经过网络</w:t>
      </w:r>
      <w:r w:rsidRPr="00EF6BB4">
        <w:rPr>
          <w:rFonts w:ascii="宋体" w:eastAsia="宋体" w:hAnsi="宋体" w:cs="瀹嬩綋"/>
          <w:kern w:val="0"/>
          <w:sz w:val="24"/>
          <w:szCs w:val="24"/>
        </w:rPr>
        <w:t>(Network)</w:t>
      </w:r>
      <w:r w:rsidRPr="00EF6BB4">
        <w:rPr>
          <w:rFonts w:ascii="宋体" w:eastAsia="宋体" w:hAnsi="宋体" w:cs="瀹嬩綋" w:hint="eastAsia"/>
          <w:kern w:val="0"/>
          <w:sz w:val="24"/>
          <w:szCs w:val="24"/>
        </w:rPr>
        <w:t>连接到服务器上，使用</w:t>
      </w:r>
      <w:r w:rsidRPr="00EF6BB4">
        <w:rPr>
          <w:rFonts w:ascii="宋体" w:eastAsia="宋体" w:hAnsi="宋体" w:cs="瀹嬩綋"/>
          <w:kern w:val="0"/>
          <w:sz w:val="24"/>
          <w:szCs w:val="24"/>
        </w:rPr>
        <w:t>HTTP</w:t>
      </w:r>
      <w:r w:rsidRPr="00EF6BB4">
        <w:rPr>
          <w:rFonts w:ascii="宋体" w:eastAsia="宋体" w:hAnsi="宋体" w:cs="瀹嬩綋" w:hint="eastAsia"/>
          <w:kern w:val="0"/>
          <w:sz w:val="24"/>
          <w:szCs w:val="24"/>
        </w:rPr>
        <w:t>协议发起一个请求（</w:t>
      </w:r>
      <w:r w:rsidRPr="00EF6BB4">
        <w:rPr>
          <w:rFonts w:ascii="宋体" w:eastAsia="宋体" w:hAnsi="宋体" w:cs="瀹嬩綋"/>
          <w:kern w:val="0"/>
          <w:sz w:val="24"/>
          <w:szCs w:val="24"/>
        </w:rPr>
        <w:t>Request</w:t>
      </w:r>
      <w:r w:rsidRPr="00EF6BB4">
        <w:rPr>
          <w:rFonts w:ascii="宋体" w:eastAsia="宋体" w:hAnsi="宋体" w:cs="瀹嬩綋" w:hint="eastAsia"/>
          <w:kern w:val="0"/>
          <w:sz w:val="24"/>
          <w:szCs w:val="24"/>
        </w:rPr>
        <w:t>），告诉服务器我现在需要得到哪个页面，所有的请求交给</w:t>
      </w:r>
      <w:r w:rsidRPr="00EF6BB4">
        <w:rPr>
          <w:rFonts w:ascii="宋体" w:eastAsia="宋体" w:hAnsi="宋体" w:cs="瀹嬩綋"/>
          <w:kern w:val="0"/>
          <w:sz w:val="24"/>
          <w:szCs w:val="24"/>
        </w:rPr>
        <w:t>WEB</w:t>
      </w:r>
      <w:r w:rsidRPr="00EF6BB4">
        <w:rPr>
          <w:rFonts w:ascii="宋体" w:eastAsia="宋体" w:hAnsi="宋体" w:cs="瀹嬩綋" w:hint="eastAsia"/>
          <w:kern w:val="0"/>
          <w:sz w:val="24"/>
          <w:szCs w:val="24"/>
        </w:rPr>
        <w:t>服务器，之后</w:t>
      </w:r>
      <w:r w:rsidRPr="00EF6BB4">
        <w:rPr>
          <w:rFonts w:ascii="宋体" w:eastAsia="宋体" w:hAnsi="宋体" w:cs="瀹嬩綋"/>
          <w:kern w:val="0"/>
          <w:sz w:val="24"/>
          <w:szCs w:val="24"/>
        </w:rPr>
        <w:t>WEB</w:t>
      </w:r>
      <w:r w:rsidRPr="00EF6BB4">
        <w:rPr>
          <w:rFonts w:ascii="宋体" w:eastAsia="宋体" w:hAnsi="宋体" w:cs="瀹嬩綋" w:hint="eastAsia"/>
          <w:kern w:val="0"/>
          <w:sz w:val="24"/>
          <w:szCs w:val="24"/>
        </w:rPr>
        <w:t>服务器根据用户的需要，从文件系统（存放了所有静态页面的磁盘）取出内容。之后通过</w:t>
      </w:r>
      <w:r w:rsidRPr="00EF6BB4">
        <w:rPr>
          <w:rFonts w:ascii="宋体" w:eastAsia="宋体" w:hAnsi="宋体" w:cs="瀹嬩綋"/>
          <w:kern w:val="0"/>
          <w:sz w:val="24"/>
          <w:szCs w:val="24"/>
        </w:rPr>
        <w:t>WEB</w:t>
      </w:r>
      <w:r w:rsidRPr="00EF6BB4">
        <w:rPr>
          <w:rFonts w:ascii="宋体" w:eastAsia="宋体" w:hAnsi="宋体" w:cs="瀹嬩綋" w:hint="eastAsia"/>
          <w:kern w:val="0"/>
          <w:sz w:val="24"/>
          <w:szCs w:val="24"/>
        </w:rPr>
        <w:t>服务器返回给客户端，客户端接收到内容之后经过浏览器渲染解析，得到显示的效果。</w:t>
      </w:r>
      <w:r w:rsidR="007D33CF">
        <w:rPr>
          <w:rFonts w:ascii="宋体" w:eastAsia="宋体" w:hAnsi="宋体" w:cs="瀹嬩綋"/>
          <w:kern w:val="0"/>
          <w:sz w:val="24"/>
          <w:szCs w:val="24"/>
        </w:rPr>
        <w:t>W</w:t>
      </w:r>
      <w:r w:rsidR="007D33CF">
        <w:rPr>
          <w:rFonts w:ascii="宋体" w:eastAsia="宋体" w:hAnsi="宋体" w:cs="瀹嬩綋" w:hint="eastAsia"/>
          <w:kern w:val="0"/>
          <w:sz w:val="24"/>
          <w:szCs w:val="24"/>
        </w:rPr>
        <w:t>eb可以分为静态和动态。</w:t>
      </w:r>
    </w:p>
    <w:p w:rsidR="00382969" w:rsidRPr="00EF6BB4" w:rsidRDefault="0038296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kern w:val="0"/>
          <w:sz w:val="24"/>
          <w:szCs w:val="24"/>
        </w:rPr>
        <w:t>静态WEB</w:t>
      </w:r>
      <w:r w:rsidRPr="00EF6BB4">
        <w:rPr>
          <w:rFonts w:ascii="宋体" w:eastAsia="宋体" w:hAnsi="宋体" w:cs="瀹嬩綋" w:hint="eastAsia"/>
          <w:kern w:val="0"/>
          <w:sz w:val="24"/>
          <w:szCs w:val="24"/>
        </w:rPr>
        <w:t>中存在以下几个缺点：</w:t>
      </w:r>
    </w:p>
    <w:p w:rsidR="00382969" w:rsidRPr="00EF6BB4" w:rsidRDefault="0038296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kern w:val="0"/>
          <w:sz w:val="24"/>
          <w:szCs w:val="24"/>
        </w:rPr>
        <w:t xml:space="preserve">　　1、Web页面中的内容无法动态更新，所有的用户每时每刻看见的内容和最终效果都是一样的。</w:t>
      </w:r>
    </w:p>
    <w:p w:rsidR="00382969" w:rsidRPr="00EF6BB4" w:rsidRDefault="0038296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kern w:val="0"/>
          <w:sz w:val="24"/>
          <w:szCs w:val="24"/>
        </w:rPr>
        <w:t xml:space="preserve">　　为了可以让静态的WEB</w:t>
      </w:r>
      <w:r w:rsidRPr="00EF6BB4">
        <w:rPr>
          <w:rFonts w:ascii="宋体" w:eastAsia="宋体" w:hAnsi="宋体" w:cs="瀹嬩綋" w:hint="eastAsia"/>
          <w:kern w:val="0"/>
          <w:sz w:val="24"/>
          <w:szCs w:val="24"/>
        </w:rPr>
        <w:t>的显示更加好看，可以加入了</w:t>
      </w:r>
      <w:r w:rsidRPr="00EF6BB4">
        <w:rPr>
          <w:rFonts w:ascii="宋体" w:eastAsia="宋体" w:hAnsi="宋体" w:cs="瀹嬩綋"/>
          <w:kern w:val="0"/>
          <w:sz w:val="24"/>
          <w:szCs w:val="24"/>
        </w:rPr>
        <w:t>JavaScript</w:t>
      </w:r>
      <w:r w:rsidRPr="00EF6BB4">
        <w:rPr>
          <w:rFonts w:ascii="宋体" w:eastAsia="宋体" w:hAnsi="宋体" w:cs="瀹嬩綋" w:hint="eastAsia"/>
          <w:kern w:val="0"/>
          <w:sz w:val="24"/>
          <w:szCs w:val="24"/>
        </w:rPr>
        <w:t>以完成一些页面上的显示特效，但是这些特效都是在客户端上借助于浏览器展现给用户的，所以在服务器上本身并没有任何的变化。</w:t>
      </w:r>
    </w:p>
    <w:p w:rsidR="00382969" w:rsidRPr="00EF6BB4" w:rsidRDefault="0038296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kern w:val="0"/>
          <w:sz w:val="24"/>
          <w:szCs w:val="24"/>
        </w:rPr>
        <w:t xml:space="preserve">　　实现静态WEB</w:t>
      </w:r>
      <w:r w:rsidRPr="00EF6BB4">
        <w:rPr>
          <w:rFonts w:ascii="宋体" w:eastAsia="宋体" w:hAnsi="宋体" w:cs="瀹嬩綋" w:hint="eastAsia"/>
          <w:kern w:val="0"/>
          <w:sz w:val="24"/>
          <w:szCs w:val="24"/>
        </w:rPr>
        <w:t>客户端动态效果的手段：</w:t>
      </w:r>
    </w:p>
    <w:p w:rsidR="00382969" w:rsidRPr="00EF6BB4" w:rsidRDefault="0038296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kern w:val="0"/>
          <w:sz w:val="24"/>
          <w:szCs w:val="24"/>
        </w:rPr>
        <w:t> </w:t>
      </w:r>
      <w:r w:rsidR="00EF6BB4">
        <w:rPr>
          <w:rFonts w:ascii="宋体" w:eastAsia="宋体" w:hAnsi="宋体" w:cs="瀹嬩綋"/>
          <w:kern w:val="0"/>
          <w:sz w:val="24"/>
          <w:szCs w:val="24"/>
        </w:rPr>
        <w:tab/>
      </w:r>
      <w:r w:rsidR="00EF6BB4">
        <w:rPr>
          <w:rFonts w:ascii="宋体" w:eastAsia="宋体" w:hAnsi="宋体" w:cs="瀹嬩綋"/>
          <w:kern w:val="0"/>
          <w:sz w:val="24"/>
          <w:szCs w:val="24"/>
        </w:rPr>
        <w:tab/>
      </w:r>
      <w:r w:rsidRPr="00EF6BB4">
        <w:rPr>
          <w:rFonts w:ascii="宋体" w:eastAsia="宋体" w:hAnsi="宋体" w:cs="瀹嬩綋"/>
          <w:kern w:val="0"/>
          <w:sz w:val="24"/>
          <w:szCs w:val="24"/>
        </w:rPr>
        <w:t>JavaScript</w:t>
      </w:r>
    </w:p>
    <w:p w:rsidR="00382969" w:rsidRPr="00EF6BB4" w:rsidRDefault="0038296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kern w:val="0"/>
          <w:sz w:val="24"/>
          <w:szCs w:val="24"/>
        </w:rPr>
        <w:t> </w:t>
      </w:r>
      <w:r w:rsidR="00EF6BB4">
        <w:rPr>
          <w:rFonts w:ascii="宋体" w:eastAsia="宋体" w:hAnsi="宋体" w:cs="瀹嬩綋"/>
          <w:kern w:val="0"/>
          <w:sz w:val="24"/>
          <w:szCs w:val="24"/>
        </w:rPr>
        <w:tab/>
      </w:r>
      <w:r w:rsidR="00EF6BB4">
        <w:rPr>
          <w:rFonts w:ascii="宋体" w:eastAsia="宋体" w:hAnsi="宋体" w:cs="瀹嬩綋"/>
          <w:kern w:val="0"/>
          <w:sz w:val="24"/>
          <w:szCs w:val="24"/>
        </w:rPr>
        <w:tab/>
      </w:r>
      <w:r w:rsidRPr="00EF6BB4">
        <w:rPr>
          <w:rFonts w:ascii="宋体" w:eastAsia="宋体" w:hAnsi="宋体" w:cs="瀹嬩綋"/>
          <w:kern w:val="0"/>
          <w:sz w:val="24"/>
          <w:szCs w:val="24"/>
        </w:rPr>
        <w:t>VBScript</w:t>
      </w:r>
    </w:p>
    <w:p w:rsidR="00382969" w:rsidRPr="00EF6BB4" w:rsidRDefault="0038296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kern w:val="0"/>
          <w:sz w:val="24"/>
          <w:szCs w:val="24"/>
        </w:rPr>
        <w:t xml:space="preserve">　　在实际的开发中JavaScript</w:t>
      </w:r>
      <w:r w:rsidRPr="00EF6BB4">
        <w:rPr>
          <w:rFonts w:ascii="宋体" w:eastAsia="宋体" w:hAnsi="宋体" w:cs="瀹嬩綋" w:hint="eastAsia"/>
          <w:kern w:val="0"/>
          <w:sz w:val="24"/>
          <w:szCs w:val="24"/>
        </w:rPr>
        <w:t>使用得最多。</w:t>
      </w:r>
    </w:p>
    <w:p w:rsidR="00382969" w:rsidRPr="00EF6BB4" w:rsidRDefault="0038296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kern w:val="0"/>
          <w:sz w:val="24"/>
          <w:szCs w:val="24"/>
        </w:rPr>
        <w:t xml:space="preserve">　　2、</w:t>
      </w:r>
      <w:r w:rsidRPr="00EF6BB4">
        <w:rPr>
          <w:rFonts w:ascii="宋体" w:eastAsia="宋体" w:hAnsi="宋体" w:cs="瀹嬩綋" w:hint="eastAsia"/>
          <w:kern w:val="0"/>
          <w:sz w:val="24"/>
          <w:szCs w:val="24"/>
        </w:rPr>
        <w:t>静态</w:t>
      </w:r>
      <w:r w:rsidRPr="00EF6BB4">
        <w:rPr>
          <w:rFonts w:ascii="宋体" w:eastAsia="宋体" w:hAnsi="宋体" w:cs="瀹嬩綋"/>
          <w:kern w:val="0"/>
          <w:sz w:val="24"/>
          <w:szCs w:val="24"/>
        </w:rPr>
        <w:t>WEB</w:t>
      </w:r>
      <w:r w:rsidRPr="00EF6BB4">
        <w:rPr>
          <w:rFonts w:ascii="宋体" w:eastAsia="宋体" w:hAnsi="宋体" w:cs="瀹嬩綋" w:hint="eastAsia"/>
          <w:kern w:val="0"/>
          <w:sz w:val="24"/>
          <w:szCs w:val="24"/>
        </w:rPr>
        <w:t>无法连接数据库，无法实现和用户的交互。</w:t>
      </w:r>
    </w:p>
    <w:p w:rsidR="00382969" w:rsidRPr="00EF6BB4" w:rsidRDefault="0038296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kern w:val="0"/>
          <w:sz w:val="24"/>
          <w:szCs w:val="24"/>
        </w:rPr>
        <w:t xml:space="preserve">　　使用数据库保存数据是现在大多数系统的选择，因为数据库中可以方便地管理数据，增删改查操作可以使用标准的SQL</w:t>
      </w:r>
      <w:r w:rsidRPr="00EF6BB4">
        <w:rPr>
          <w:rFonts w:ascii="宋体" w:eastAsia="宋体" w:hAnsi="宋体" w:cs="瀹嬩綋" w:hint="eastAsia"/>
          <w:kern w:val="0"/>
          <w:sz w:val="24"/>
          <w:szCs w:val="24"/>
        </w:rPr>
        <w:t>语句完成。</w:t>
      </w:r>
    </w:p>
    <w:p w:rsidR="00382969" w:rsidRPr="00382969" w:rsidRDefault="00382969" w:rsidP="00372BF7">
      <w:pPr>
        <w:autoSpaceDE w:val="0"/>
        <w:autoSpaceDN w:val="0"/>
        <w:adjustRightInd w:val="0"/>
        <w:spacing w:line="288" w:lineRule="auto"/>
        <w:ind w:firstLineChars="200" w:firstLine="480"/>
        <w:rPr>
          <w:rFonts w:ascii="宋体" w:eastAsia="宋体" w:hAnsi="宋体" w:cs="瀹嬩綋" w:hint="eastAsia"/>
          <w:kern w:val="0"/>
          <w:sz w:val="24"/>
          <w:szCs w:val="24"/>
        </w:rPr>
      </w:pPr>
      <w:r>
        <w:rPr>
          <w:rFonts w:ascii="宋体" w:eastAsia="宋体" w:hAnsi="宋体" w:cs="瀹嬩綋" w:hint="eastAsia"/>
          <w:kern w:val="0"/>
          <w:sz w:val="24"/>
          <w:szCs w:val="24"/>
        </w:rPr>
        <w:t>所以当今主流都是动态web，即具有交互性的web</w:t>
      </w:r>
      <w:r w:rsidR="007D33CF">
        <w:rPr>
          <w:rFonts w:ascii="宋体" w:eastAsia="宋体" w:hAnsi="宋体" w:cs="瀹嬩綋" w:hint="eastAsia"/>
          <w:kern w:val="0"/>
          <w:sz w:val="24"/>
          <w:szCs w:val="24"/>
        </w:rPr>
        <w:t>页面，既能够便利的实现交互，也能支持更多的技术。</w:t>
      </w:r>
    </w:p>
    <w:p w:rsidR="000E4A72" w:rsidRPr="00B031F9" w:rsidRDefault="000E4A72" w:rsidP="000E4A72">
      <w:pPr>
        <w:pStyle w:val="2"/>
        <w:spacing w:before="100" w:beforeAutospacing="1" w:after="100" w:afterAutospacing="1"/>
        <w:rPr>
          <w:rFonts w:ascii="黑体" w:hAnsi="黑体"/>
        </w:rPr>
      </w:pPr>
      <w:bookmarkStart w:id="11" w:name="_Toc514855725"/>
      <w:r w:rsidRPr="00B031F9">
        <w:rPr>
          <w:rFonts w:ascii="黑体" w:hAnsi="黑体" w:hint="eastAsia"/>
        </w:rPr>
        <w:t>2</w:t>
      </w:r>
      <w:r w:rsidRPr="00B031F9">
        <w:rPr>
          <w:rFonts w:ascii="黑体" w:hAnsi="黑体"/>
        </w:rPr>
        <w:t>.2</w:t>
      </w:r>
      <w:r w:rsidRPr="00B031F9">
        <w:rPr>
          <w:rFonts w:ascii="黑体" w:hAnsi="黑体" w:hint="eastAsia"/>
        </w:rPr>
        <w:t xml:space="preserve"> </w:t>
      </w:r>
      <w:r w:rsidR="00167CE3">
        <w:rPr>
          <w:rFonts w:ascii="黑体" w:hAnsi="黑体"/>
        </w:rPr>
        <w:t xml:space="preserve"> </w:t>
      </w:r>
      <w:bookmarkEnd w:id="11"/>
      <w:r w:rsidR="00664ABF">
        <w:rPr>
          <w:rFonts w:ascii="黑体" w:hAnsi="黑体"/>
        </w:rPr>
        <w:t>T</w:t>
      </w:r>
      <w:r w:rsidR="00664ABF">
        <w:rPr>
          <w:rFonts w:ascii="黑体" w:hAnsi="黑体" w:hint="eastAsia"/>
        </w:rPr>
        <w:t>omcat</w:t>
      </w:r>
    </w:p>
    <w:p w:rsidR="00664ABF" w:rsidRPr="00AB28AD" w:rsidRDefault="00664ABF" w:rsidP="00664ABF">
      <w:pPr>
        <w:autoSpaceDE w:val="0"/>
        <w:autoSpaceDN w:val="0"/>
        <w:adjustRightInd w:val="0"/>
        <w:spacing w:line="288" w:lineRule="auto"/>
        <w:ind w:firstLineChars="200" w:firstLine="480"/>
        <w:rPr>
          <w:rFonts w:ascii="宋体" w:eastAsia="宋体" w:hAnsi="宋体" w:cs="瀹嬩綋"/>
          <w:kern w:val="0"/>
          <w:sz w:val="24"/>
          <w:szCs w:val="24"/>
        </w:rPr>
      </w:pPr>
      <w:r w:rsidRPr="00AB28AD">
        <w:rPr>
          <w:rFonts w:ascii="宋体" w:eastAsia="宋体" w:hAnsi="宋体" w:cs="瀹嬩綋"/>
          <w:kern w:val="0"/>
          <w:sz w:val="24"/>
          <w:szCs w:val="24"/>
        </w:rPr>
        <w:lastRenderedPageBreak/>
        <w:t>T</w:t>
      </w:r>
      <w:r w:rsidRPr="00AB28AD">
        <w:rPr>
          <w:rFonts w:ascii="宋体" w:eastAsia="宋体" w:hAnsi="宋体" w:cs="瀹嬩綋" w:hint="eastAsia"/>
          <w:kern w:val="0"/>
          <w:sz w:val="24"/>
          <w:szCs w:val="24"/>
        </w:rPr>
        <w:t>omcat</w:t>
      </w:r>
      <w:r>
        <w:rPr>
          <w:rFonts w:ascii="宋体" w:eastAsia="宋体" w:hAnsi="宋体" w:cs="瀹嬩綋" w:hint="eastAsia"/>
          <w:kern w:val="0"/>
          <w:sz w:val="24"/>
          <w:szCs w:val="24"/>
        </w:rPr>
        <w:t>是当前流行的Web轻量级应用服务器，</w:t>
      </w:r>
      <w:r w:rsidRPr="00AB28AD">
        <w:rPr>
          <w:rFonts w:ascii="宋体" w:eastAsia="宋体" w:hAnsi="宋体" w:cs="瀹嬩綋" w:hint="eastAsia"/>
          <w:kern w:val="0"/>
          <w:sz w:val="24"/>
          <w:szCs w:val="24"/>
        </w:rPr>
        <w:t>可以用来</w:t>
      </w:r>
      <w:r>
        <w:rPr>
          <w:rFonts w:ascii="宋体" w:eastAsia="宋体" w:hAnsi="宋体" w:cs="瀹嬩綋" w:hint="eastAsia"/>
          <w:kern w:val="0"/>
          <w:sz w:val="24"/>
          <w:szCs w:val="24"/>
        </w:rPr>
        <w:t>开</w:t>
      </w:r>
      <w:r w:rsidRPr="00AB28AD">
        <w:rPr>
          <w:rFonts w:ascii="宋体" w:eastAsia="宋体" w:hAnsi="宋体" w:cs="瀹嬩綋" w:hint="eastAsia"/>
          <w:kern w:val="0"/>
          <w:sz w:val="24"/>
          <w:szCs w:val="24"/>
        </w:rPr>
        <w:t>发Javaweb</w:t>
      </w:r>
      <w:r>
        <w:rPr>
          <w:rFonts w:ascii="宋体" w:eastAsia="宋体" w:hAnsi="宋体" w:cs="瀹嬩綋" w:hint="eastAsia"/>
          <w:kern w:val="0"/>
          <w:sz w:val="24"/>
          <w:szCs w:val="24"/>
        </w:rPr>
        <w:t>项目的容器，且具有处理H</w:t>
      </w:r>
      <w:r>
        <w:rPr>
          <w:rFonts w:ascii="宋体" w:eastAsia="宋体" w:hAnsi="宋体" w:cs="瀹嬩綋"/>
          <w:kern w:val="0"/>
          <w:sz w:val="24"/>
          <w:szCs w:val="24"/>
        </w:rPr>
        <w:t>TML</w:t>
      </w:r>
      <w:r>
        <w:rPr>
          <w:rFonts w:ascii="宋体" w:eastAsia="宋体" w:hAnsi="宋体" w:cs="瀹嬩綋" w:hint="eastAsia"/>
          <w:kern w:val="0"/>
          <w:sz w:val="24"/>
          <w:szCs w:val="24"/>
        </w:rPr>
        <w:t>页面的功能，能够</w:t>
      </w:r>
      <w:r w:rsidRPr="00AB28AD">
        <w:rPr>
          <w:rFonts w:ascii="宋体" w:eastAsia="宋体" w:hAnsi="宋体" w:cs="瀹嬩綋" w:hint="eastAsia"/>
          <w:kern w:val="0"/>
          <w:sz w:val="24"/>
          <w:szCs w:val="24"/>
        </w:rPr>
        <w:t>运行</w:t>
      </w:r>
      <w:r>
        <w:rPr>
          <w:rFonts w:ascii="宋体" w:eastAsia="宋体" w:hAnsi="宋体" w:cs="瀹嬩綋" w:hint="eastAsia"/>
          <w:kern w:val="0"/>
          <w:sz w:val="24"/>
          <w:szCs w:val="24"/>
        </w:rPr>
        <w:t>JSP</w:t>
      </w:r>
      <w:r w:rsidRPr="00AB28AD">
        <w:rPr>
          <w:rFonts w:ascii="宋体" w:eastAsia="宋体" w:hAnsi="宋体" w:cs="瀹嬩綋" w:hint="eastAsia"/>
          <w:kern w:val="0"/>
          <w:sz w:val="24"/>
          <w:szCs w:val="24"/>
        </w:rPr>
        <w:t>页面和Servlet</w:t>
      </w:r>
      <w:r>
        <w:rPr>
          <w:rFonts w:ascii="宋体" w:eastAsia="宋体" w:hAnsi="宋体" w:cs="瀹嬩綋" w:hint="eastAsia"/>
          <w:kern w:val="0"/>
          <w:sz w:val="24"/>
          <w:szCs w:val="24"/>
        </w:rPr>
        <w:t>，其</w:t>
      </w:r>
      <w:r w:rsidRPr="00AB28AD">
        <w:rPr>
          <w:rFonts w:ascii="宋体" w:eastAsia="宋体" w:hAnsi="宋体" w:cs="瀹嬩綋" w:hint="eastAsia"/>
          <w:kern w:val="0"/>
          <w:sz w:val="24"/>
          <w:szCs w:val="24"/>
        </w:rPr>
        <w:t>结构如图</w:t>
      </w:r>
      <w:r w:rsidR="00B319CA">
        <w:rPr>
          <w:rFonts w:ascii="宋体" w:eastAsia="宋体" w:hAnsi="宋体" w:cs="瀹嬩綋" w:hint="eastAsia"/>
          <w:kern w:val="0"/>
          <w:sz w:val="24"/>
          <w:szCs w:val="24"/>
        </w:rPr>
        <w:t>2</w:t>
      </w:r>
      <w:r w:rsidR="005F3915">
        <w:rPr>
          <w:rFonts w:ascii="宋体" w:eastAsia="宋体" w:hAnsi="宋体" w:cs="瀹嬩綋"/>
          <w:kern w:val="0"/>
          <w:sz w:val="24"/>
          <w:szCs w:val="24"/>
        </w:rPr>
        <w:t>-</w:t>
      </w:r>
      <w:r w:rsidRPr="00AB28AD">
        <w:rPr>
          <w:rFonts w:ascii="宋体" w:eastAsia="宋体" w:hAnsi="宋体" w:cs="瀹嬩綋" w:hint="eastAsia"/>
          <w:kern w:val="0"/>
          <w:sz w:val="24"/>
          <w:szCs w:val="24"/>
        </w:rPr>
        <w:t>1所示，</w:t>
      </w:r>
    </w:p>
    <w:p w:rsidR="00664ABF" w:rsidRPr="00664ABF" w:rsidRDefault="00664ABF" w:rsidP="00664ABF">
      <w:pPr>
        <w:autoSpaceDE w:val="0"/>
        <w:autoSpaceDN w:val="0"/>
        <w:adjustRightInd w:val="0"/>
        <w:spacing w:line="288" w:lineRule="auto"/>
        <w:ind w:firstLineChars="200" w:firstLine="480"/>
        <w:rPr>
          <w:rFonts w:ascii="宋体" w:eastAsia="宋体" w:hAnsi="宋体" w:cs="瀹嬩綋"/>
          <w:kern w:val="0"/>
          <w:sz w:val="24"/>
          <w:szCs w:val="24"/>
        </w:rPr>
      </w:pPr>
      <w:r w:rsidRPr="00664ABF">
        <w:rPr>
          <w:rFonts w:ascii="宋体" w:eastAsia="宋体" w:hAnsi="宋体" w:cs="瀹嬩綋"/>
          <w:noProof/>
          <w:kern w:val="0"/>
          <w:sz w:val="24"/>
          <w:szCs w:val="24"/>
        </w:rPr>
        <w:drawing>
          <wp:inline distT="0" distB="0" distL="0" distR="0" wp14:anchorId="57420531" wp14:editId="1ACE1D64">
            <wp:extent cx="4452392" cy="2979420"/>
            <wp:effectExtent l="0" t="0" r="5715" b="0"/>
            <wp:docPr id="16" name="图片 16" descr="https://img-blog.csdn.net/20180308114704839?watermark/2/text/aHR0cDovL2Jsb2cuY3Nkbi5uZXQvdTAxNDIzMTY0N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80308114704839?watermark/2/text/aHR0cDovL2Jsb2cuY3Nkbi5uZXQvdTAxNDIzMTY0Ng==/font/5a6L5L2T/fontsize/400/fill/I0JBQkFCMA==/dissolve/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5686" cy="2981624"/>
                    </a:xfrm>
                    <a:prstGeom prst="rect">
                      <a:avLst/>
                    </a:prstGeom>
                    <a:noFill/>
                    <a:ln>
                      <a:noFill/>
                    </a:ln>
                  </pic:spPr>
                </pic:pic>
              </a:graphicData>
            </a:graphic>
          </wp:inline>
        </w:drawing>
      </w:r>
    </w:p>
    <w:p w:rsidR="00664ABF" w:rsidRPr="00664ABF" w:rsidRDefault="00664ABF" w:rsidP="00BF7583">
      <w:pPr>
        <w:autoSpaceDE w:val="0"/>
        <w:autoSpaceDN w:val="0"/>
        <w:adjustRightInd w:val="0"/>
        <w:spacing w:line="288" w:lineRule="auto"/>
        <w:ind w:left="2520" w:firstLine="420"/>
        <w:rPr>
          <w:rFonts w:ascii="宋体" w:eastAsia="宋体" w:hAnsi="宋体" w:cs="瀹嬩綋"/>
          <w:kern w:val="0"/>
          <w:sz w:val="24"/>
          <w:szCs w:val="24"/>
        </w:rPr>
      </w:pPr>
      <w:r w:rsidRPr="00664ABF">
        <w:rPr>
          <w:rFonts w:ascii="宋体" w:eastAsia="宋体" w:hAnsi="宋体" w:cs="瀹嬩綋" w:hint="eastAsia"/>
          <w:kern w:val="0"/>
          <w:sz w:val="24"/>
          <w:szCs w:val="24"/>
        </w:rPr>
        <w:t>图</w:t>
      </w:r>
      <w:r w:rsidR="00B319CA">
        <w:rPr>
          <w:rFonts w:ascii="宋体" w:eastAsia="宋体" w:hAnsi="宋体" w:cs="瀹嬩綋" w:hint="eastAsia"/>
          <w:kern w:val="0"/>
          <w:sz w:val="24"/>
          <w:szCs w:val="24"/>
        </w:rPr>
        <w:t>2</w:t>
      </w:r>
      <w:r w:rsidR="005F3915">
        <w:rPr>
          <w:rFonts w:ascii="宋体" w:eastAsia="宋体" w:hAnsi="宋体" w:cs="瀹嬩綋"/>
          <w:kern w:val="0"/>
          <w:sz w:val="24"/>
          <w:szCs w:val="24"/>
        </w:rPr>
        <w:t>-</w:t>
      </w:r>
      <w:r w:rsidRPr="00664ABF">
        <w:rPr>
          <w:rFonts w:ascii="宋体" w:eastAsia="宋体" w:hAnsi="宋体" w:cs="瀹嬩綋" w:hint="eastAsia"/>
          <w:kern w:val="0"/>
          <w:sz w:val="24"/>
          <w:szCs w:val="24"/>
        </w:rPr>
        <w:t>1</w:t>
      </w:r>
      <w:r w:rsidR="00BF7583">
        <w:rPr>
          <w:rFonts w:ascii="宋体" w:eastAsia="宋体" w:hAnsi="宋体" w:cs="瀹嬩綋"/>
          <w:kern w:val="0"/>
          <w:sz w:val="24"/>
          <w:szCs w:val="24"/>
        </w:rPr>
        <w:t xml:space="preserve"> T</w:t>
      </w:r>
      <w:r w:rsidR="00BF7583">
        <w:rPr>
          <w:rFonts w:ascii="宋体" w:eastAsia="宋体" w:hAnsi="宋体" w:cs="瀹嬩綋" w:hint="eastAsia"/>
          <w:kern w:val="0"/>
          <w:sz w:val="24"/>
          <w:szCs w:val="24"/>
        </w:rPr>
        <w:t>omcat</w:t>
      </w:r>
      <w:r w:rsidR="00BF7583">
        <w:rPr>
          <w:rFonts w:ascii="宋体" w:eastAsia="宋体" w:hAnsi="宋体" w:cs="瀹嬩綋"/>
          <w:kern w:val="0"/>
          <w:sz w:val="24"/>
          <w:szCs w:val="24"/>
        </w:rPr>
        <w:t xml:space="preserve"> </w:t>
      </w:r>
      <w:r w:rsidR="00BF7583">
        <w:rPr>
          <w:rFonts w:ascii="宋体" w:eastAsia="宋体" w:hAnsi="宋体" w:cs="瀹嬩綋" w:hint="eastAsia"/>
          <w:kern w:val="0"/>
          <w:sz w:val="24"/>
          <w:szCs w:val="24"/>
        </w:rPr>
        <w:t>结构</w:t>
      </w:r>
    </w:p>
    <w:p w:rsidR="000E4A72" w:rsidRPr="00664ABF" w:rsidRDefault="00664ABF" w:rsidP="00EF6BB4">
      <w:pPr>
        <w:autoSpaceDE w:val="0"/>
        <w:autoSpaceDN w:val="0"/>
        <w:adjustRightInd w:val="0"/>
        <w:spacing w:line="288" w:lineRule="auto"/>
        <w:ind w:firstLineChars="200" w:firstLine="480"/>
        <w:rPr>
          <w:rFonts w:ascii="宋体" w:eastAsia="宋体" w:hAnsi="宋体" w:cs="瀹嬩綋"/>
          <w:kern w:val="0"/>
          <w:sz w:val="24"/>
          <w:szCs w:val="24"/>
        </w:rPr>
      </w:pPr>
      <w:r w:rsidRPr="00664ABF">
        <w:rPr>
          <w:rFonts w:ascii="宋体" w:eastAsia="宋体" w:hAnsi="宋体" w:cs="瀹嬩綋"/>
          <w:kern w:val="0"/>
          <w:sz w:val="24"/>
          <w:szCs w:val="24"/>
        </w:rPr>
        <w:t>T</w:t>
      </w:r>
      <w:r w:rsidRPr="00664ABF">
        <w:rPr>
          <w:rFonts w:ascii="宋体" w:eastAsia="宋体" w:hAnsi="宋体" w:cs="瀹嬩綋" w:hint="eastAsia"/>
          <w:kern w:val="0"/>
          <w:sz w:val="24"/>
          <w:szCs w:val="24"/>
        </w:rPr>
        <w:t>omcat主要功能便是实现网络交互传递功能，其中Server是一个顶级组件，代表一个Tomcat实例。Connector主要用来处理客户端传来的请求，每个Connector与一个T</w:t>
      </w:r>
      <w:r w:rsidRPr="00664ABF">
        <w:rPr>
          <w:rFonts w:ascii="宋体" w:eastAsia="宋体" w:hAnsi="宋体" w:cs="瀹嬩綋"/>
          <w:kern w:val="0"/>
          <w:sz w:val="24"/>
          <w:szCs w:val="24"/>
        </w:rPr>
        <w:t>CP</w:t>
      </w:r>
      <w:r w:rsidRPr="00664ABF">
        <w:rPr>
          <w:rFonts w:ascii="宋体" w:eastAsia="宋体" w:hAnsi="宋体" w:cs="瀹嬩綋" w:hint="eastAsia"/>
          <w:kern w:val="0"/>
          <w:sz w:val="24"/>
          <w:szCs w:val="24"/>
        </w:rPr>
        <w:t>端口绑定，且Service中默认包含两个Connector。Container是容器的父接口，由四个自容器组件构成，分别是Engine、Host、Context、Wrapper。Engine 容器基础，它只定义了一些基本的关联关系。Host 是 Engine 的子容器，一个</w:t>
      </w:r>
      <w:r>
        <w:rPr>
          <w:rFonts w:ascii="宋体" w:eastAsia="宋体" w:hAnsi="宋体" w:cs="瀹嬩綋" w:hint="eastAsia"/>
          <w:kern w:val="0"/>
          <w:sz w:val="24"/>
          <w:szCs w:val="24"/>
        </w:rPr>
        <w:t>Host</w:t>
      </w:r>
      <w:r w:rsidRPr="00664ABF">
        <w:rPr>
          <w:rFonts w:ascii="宋体" w:eastAsia="宋体" w:hAnsi="宋体" w:cs="瀹嬩綋" w:hint="eastAsia"/>
          <w:kern w:val="0"/>
          <w:sz w:val="24"/>
          <w:szCs w:val="24"/>
        </w:rPr>
        <w:t>在 Engine 中代表一个虚拟主机，它的子容器通常是 Context，它除了关联子容器外，还有就是保存一个主机应该有的信息。</w:t>
      </w:r>
      <w:r>
        <w:rPr>
          <w:rFonts w:ascii="宋体" w:eastAsia="宋体" w:hAnsi="宋体" w:cs="瀹嬩綋" w:hint="eastAsia"/>
          <w:kern w:val="0"/>
          <w:sz w:val="24"/>
          <w:szCs w:val="24"/>
        </w:rPr>
        <w:t>Context</w:t>
      </w:r>
      <w:r w:rsidRPr="00664ABF">
        <w:rPr>
          <w:rFonts w:ascii="宋体" w:eastAsia="宋体" w:hAnsi="宋体" w:cs="瀹嬩綋" w:hint="eastAsia"/>
          <w:kern w:val="0"/>
          <w:sz w:val="24"/>
          <w:szCs w:val="24"/>
        </w:rPr>
        <w:t>代表</w:t>
      </w:r>
      <w:r>
        <w:rPr>
          <w:rFonts w:ascii="宋体" w:eastAsia="宋体" w:hAnsi="宋体" w:cs="瀹嬩綋" w:hint="eastAsia"/>
          <w:kern w:val="0"/>
          <w:sz w:val="24"/>
          <w:szCs w:val="24"/>
        </w:rPr>
        <w:t>Servlet</w:t>
      </w:r>
      <w:r w:rsidRPr="00664ABF">
        <w:rPr>
          <w:rFonts w:ascii="宋体" w:eastAsia="宋体" w:hAnsi="宋体" w:cs="瀹嬩綋" w:hint="eastAsia"/>
          <w:kern w:val="0"/>
          <w:sz w:val="24"/>
          <w:szCs w:val="24"/>
        </w:rPr>
        <w:t>的Context，它具备了Servlet运行的基本环境，</w:t>
      </w:r>
      <w:r>
        <w:rPr>
          <w:rFonts w:ascii="宋体" w:eastAsia="宋体" w:hAnsi="宋体" w:cs="瀹嬩綋" w:hint="eastAsia"/>
          <w:kern w:val="0"/>
          <w:sz w:val="24"/>
          <w:szCs w:val="24"/>
        </w:rPr>
        <w:t>Context</w:t>
      </w:r>
      <w:r w:rsidRPr="00664ABF">
        <w:rPr>
          <w:rFonts w:ascii="宋体" w:eastAsia="宋体" w:hAnsi="宋体" w:cs="瀹嬩綋" w:hint="eastAsia"/>
          <w:kern w:val="0"/>
          <w:sz w:val="24"/>
          <w:szCs w:val="24"/>
        </w:rPr>
        <w:t>最重要的功能就是管理它里面的</w:t>
      </w:r>
      <w:r>
        <w:rPr>
          <w:rFonts w:ascii="宋体" w:eastAsia="宋体" w:hAnsi="宋体" w:cs="瀹嬩綋" w:hint="eastAsia"/>
          <w:kern w:val="0"/>
          <w:sz w:val="24"/>
          <w:szCs w:val="24"/>
        </w:rPr>
        <w:t>Servlet实例Servlet</w:t>
      </w:r>
      <w:r w:rsidRPr="00664ABF">
        <w:rPr>
          <w:rFonts w:ascii="宋体" w:eastAsia="宋体" w:hAnsi="宋体" w:cs="瀹嬩綋" w:hint="eastAsia"/>
          <w:kern w:val="0"/>
          <w:sz w:val="24"/>
          <w:szCs w:val="24"/>
        </w:rPr>
        <w:t>实例在Context 中是以</w:t>
      </w:r>
      <w:r>
        <w:rPr>
          <w:rFonts w:ascii="宋体" w:eastAsia="宋体" w:hAnsi="宋体" w:cs="瀹嬩綋" w:hint="eastAsia"/>
          <w:kern w:val="0"/>
          <w:sz w:val="24"/>
          <w:szCs w:val="24"/>
        </w:rPr>
        <w:t>Wrapper</w:t>
      </w:r>
      <w:r w:rsidRPr="00664ABF">
        <w:rPr>
          <w:rFonts w:ascii="宋体" w:eastAsia="宋体" w:hAnsi="宋体" w:cs="瀹嬩綋" w:hint="eastAsia"/>
          <w:kern w:val="0"/>
          <w:sz w:val="24"/>
          <w:szCs w:val="24"/>
        </w:rPr>
        <w:t>出现的。</w:t>
      </w:r>
      <w:r>
        <w:rPr>
          <w:rFonts w:ascii="宋体" w:eastAsia="宋体" w:hAnsi="宋体" w:cs="瀹嬩綋" w:hint="eastAsia"/>
          <w:kern w:val="0"/>
          <w:sz w:val="24"/>
          <w:szCs w:val="24"/>
        </w:rPr>
        <w:t>Wrapper</w:t>
      </w:r>
      <w:r w:rsidRPr="00664ABF">
        <w:rPr>
          <w:rFonts w:ascii="宋体" w:eastAsia="宋体" w:hAnsi="宋体" w:cs="瀹嬩綋" w:hint="eastAsia"/>
          <w:kern w:val="0"/>
          <w:sz w:val="24"/>
          <w:szCs w:val="24"/>
        </w:rPr>
        <w:t>代表一个Servlet，它负责管理一个 Servlet，包括的 Servlet 的装载、初始化、执行以及资源回收。Wrapper 是最底层的容器，它没有子容器了，所以调用它的 addChild 将会报错。</w:t>
      </w:r>
    </w:p>
    <w:p w:rsidR="000E4A72" w:rsidRPr="00B031F9" w:rsidRDefault="000E4A72" w:rsidP="000E4A72">
      <w:pPr>
        <w:pStyle w:val="2"/>
        <w:spacing w:before="100" w:beforeAutospacing="1" w:after="100" w:afterAutospacing="1"/>
        <w:rPr>
          <w:rFonts w:ascii="黑体" w:hAnsi="黑体"/>
        </w:rPr>
      </w:pPr>
      <w:bookmarkStart w:id="12" w:name="_Toc514855726"/>
      <w:r w:rsidRPr="00B031F9">
        <w:rPr>
          <w:rFonts w:ascii="黑体" w:hAnsi="黑体" w:hint="eastAsia"/>
        </w:rPr>
        <w:t>2</w:t>
      </w:r>
      <w:r w:rsidRPr="00B031F9">
        <w:rPr>
          <w:rFonts w:ascii="黑体" w:hAnsi="黑体"/>
        </w:rPr>
        <w:t>.3</w:t>
      </w:r>
      <w:r w:rsidRPr="00B031F9">
        <w:rPr>
          <w:rFonts w:ascii="黑体" w:hAnsi="黑体" w:hint="eastAsia"/>
        </w:rPr>
        <w:t xml:space="preserve"> </w:t>
      </w:r>
      <w:r w:rsidR="00167CE3">
        <w:rPr>
          <w:rFonts w:ascii="黑体" w:hAnsi="黑体"/>
        </w:rPr>
        <w:t xml:space="preserve"> </w:t>
      </w:r>
      <w:bookmarkEnd w:id="12"/>
      <w:r w:rsidR="00473C3D">
        <w:rPr>
          <w:rFonts w:ascii="黑体" w:hAnsi="黑体" w:hint="eastAsia"/>
        </w:rPr>
        <w:t>MySQL</w:t>
      </w:r>
    </w:p>
    <w:p w:rsidR="000E4A72" w:rsidRPr="00EF6BB4" w:rsidRDefault="002030D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hint="eastAsia"/>
          <w:kern w:val="0"/>
          <w:sz w:val="24"/>
          <w:szCs w:val="24"/>
        </w:rPr>
        <w:t>MySQL 是最流行的数据库之一，是一个免费开源的关系型数据库管理系统，但也不意味着该数据库是完全免费的。MySQL 由瑞典 MySQL AB 公司开发，目前属于 Oracle 公司。MySQL 适合中</w:t>
      </w:r>
      <w:r w:rsidR="007D33CF">
        <w:rPr>
          <w:rFonts w:ascii="宋体" w:eastAsia="宋体" w:hAnsi="宋体" w:cs="瀹嬩綋" w:hint="eastAsia"/>
          <w:kern w:val="0"/>
          <w:sz w:val="24"/>
          <w:szCs w:val="24"/>
        </w:rPr>
        <w:t>小型软件，饱受</w:t>
      </w:r>
      <w:r w:rsidRPr="00EF6BB4">
        <w:rPr>
          <w:rFonts w:ascii="宋体" w:eastAsia="宋体" w:hAnsi="宋体" w:cs="瀹嬩綋" w:hint="eastAsia"/>
          <w:kern w:val="0"/>
          <w:sz w:val="24"/>
          <w:szCs w:val="24"/>
        </w:rPr>
        <w:t>个人用户以及中小企业青睐。</w:t>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hint="eastAsia"/>
          <w:kern w:val="0"/>
          <w:sz w:val="24"/>
          <w:szCs w:val="24"/>
        </w:rPr>
        <w:t>MySQL 数据库管理系统具有很多的优势，下面总结了其中几种。</w:t>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hint="eastAsia"/>
          <w:kern w:val="0"/>
          <w:sz w:val="24"/>
          <w:szCs w:val="24"/>
        </w:rPr>
        <w:t>1）MySQL 是开放源代码的数据库</w:t>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hint="eastAsia"/>
          <w:kern w:val="0"/>
          <w:sz w:val="24"/>
          <w:szCs w:val="24"/>
        </w:rPr>
      </w:pPr>
      <w:r w:rsidRPr="00EF6BB4">
        <w:rPr>
          <w:rFonts w:ascii="宋体" w:eastAsia="宋体" w:hAnsi="宋体" w:cs="瀹嬩綋" w:hint="eastAsia"/>
          <w:kern w:val="0"/>
          <w:sz w:val="24"/>
          <w:szCs w:val="24"/>
        </w:rPr>
        <w:t>MySQL 是开放源代码的数据库，任何人都可以获取该数据库的源代码。这就使得任何人都可以修正 MySQL 的缺陷，并且任何人都能以任何目的来使用该数据库。MySQL 是一款可以自由使用的数据库。</w:t>
      </w:r>
      <w:r w:rsidRPr="00EF6BB4">
        <w:rPr>
          <w:rFonts w:ascii="宋体" w:eastAsia="宋体" w:hAnsi="宋体" w:cs="瀹嬩綋" w:hint="eastAsia"/>
          <w:kern w:val="0"/>
          <w:sz w:val="24"/>
          <w:szCs w:val="24"/>
        </w:rPr>
        <w:br/>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hint="eastAsia"/>
          <w:kern w:val="0"/>
          <w:sz w:val="24"/>
          <w:szCs w:val="24"/>
        </w:rPr>
        <w:t>2）MySQL 的跨平台性</w:t>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hint="eastAsia"/>
          <w:kern w:val="0"/>
          <w:sz w:val="24"/>
          <w:szCs w:val="24"/>
        </w:rPr>
      </w:pPr>
      <w:r w:rsidRPr="00EF6BB4">
        <w:rPr>
          <w:rFonts w:ascii="宋体" w:eastAsia="宋体" w:hAnsi="宋体" w:cs="瀹嬩綋" w:hint="eastAsia"/>
          <w:kern w:val="0"/>
          <w:sz w:val="24"/>
          <w:szCs w:val="24"/>
        </w:rPr>
        <w:t>MySQL 不仅可以在 Windows 系列的操作系统上运行，还可以在 UNIX、Linux 和 Mac OS 等操作系统上运行。因为很多网站都选择 UNIX、Linux 作为网站的服务器，所以 MySQL 的跨平台性保证了其在 Web 应用方面的优势。虽然微软公司的 SQL Server 数据库是一款很优秀的商业数据库，但是其只能在 Windows 系列的操作系统上运行。因此，MySQL 数据库的跨平台性是一个很大的优势。</w:t>
      </w:r>
      <w:r w:rsidRPr="00EF6BB4">
        <w:rPr>
          <w:rFonts w:ascii="宋体" w:eastAsia="宋体" w:hAnsi="宋体" w:cs="瀹嬩綋" w:hint="eastAsia"/>
          <w:kern w:val="0"/>
          <w:sz w:val="24"/>
          <w:szCs w:val="24"/>
        </w:rPr>
        <w:br/>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hint="eastAsia"/>
          <w:kern w:val="0"/>
          <w:sz w:val="24"/>
          <w:szCs w:val="24"/>
        </w:rPr>
        <w:t>3）价格优势</w:t>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hint="eastAsia"/>
          <w:kern w:val="0"/>
          <w:sz w:val="24"/>
          <w:szCs w:val="24"/>
        </w:rPr>
      </w:pPr>
      <w:r w:rsidRPr="00EF6BB4">
        <w:rPr>
          <w:rFonts w:ascii="宋体" w:eastAsia="宋体" w:hAnsi="宋体" w:cs="瀹嬩綋" w:hint="eastAsia"/>
          <w:kern w:val="0"/>
          <w:sz w:val="24"/>
          <w:szCs w:val="24"/>
        </w:rPr>
        <w:t>MySQL 数据库是一个自由软件，任何人都可以从 MySQL 的官方网站上下载该软件，这些社区版本的 MySQL 都是免费试用的，即使是需要付费的附加功能，其价格也是很便宜的。相对于 Oracle、DB2 和 SQL Server 这些价格昂贵的商业软件，MySQL 具有绝对的价格优势。</w:t>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hint="eastAsia"/>
          <w:kern w:val="0"/>
          <w:sz w:val="24"/>
          <w:szCs w:val="24"/>
        </w:rPr>
        <w:t>4）功能强大且使用方便</w:t>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hint="eastAsia"/>
          <w:kern w:val="0"/>
          <w:sz w:val="24"/>
          <w:szCs w:val="24"/>
        </w:rPr>
      </w:pPr>
      <w:r w:rsidRPr="00EF6BB4">
        <w:rPr>
          <w:rFonts w:ascii="宋体" w:eastAsia="宋体" w:hAnsi="宋体" w:cs="瀹嬩綋" w:hint="eastAsia"/>
          <w:kern w:val="0"/>
          <w:sz w:val="24"/>
          <w:szCs w:val="24"/>
        </w:rPr>
        <w:t>MySQL 是一个真正的多用户、 多线程 SQL 数据库服务器。它能够快速、有效和安全的处理大量的数据。相对于 Oracle 等数据库来说，MySQL 的使用是非常简单的。MySQL 主要目标是快速、健壮和易用。</w:t>
      </w:r>
      <w:r w:rsidRPr="00EF6BB4">
        <w:rPr>
          <w:rFonts w:ascii="宋体" w:eastAsia="宋体" w:hAnsi="宋体" w:cs="瀹嬩綋" w:hint="eastAsia"/>
          <w:kern w:val="0"/>
          <w:sz w:val="24"/>
          <w:szCs w:val="24"/>
        </w:rPr>
        <w:br/>
      </w:r>
      <w:r w:rsidRPr="00EF6BB4">
        <w:rPr>
          <w:rFonts w:ascii="宋体" w:eastAsia="宋体" w:hAnsi="宋体" w:cs="瀹嬩綋" w:hint="eastAsia"/>
          <w:kern w:val="0"/>
          <w:sz w:val="24"/>
          <w:szCs w:val="24"/>
        </w:rPr>
        <w:br/>
      </w:r>
      <w:r w:rsidR="00EF6BB4">
        <w:rPr>
          <w:rFonts w:ascii="宋体" w:eastAsia="宋体" w:hAnsi="宋体" w:cs="瀹嬩綋"/>
          <w:kern w:val="0"/>
          <w:sz w:val="24"/>
          <w:szCs w:val="24"/>
        </w:rPr>
        <w:t xml:space="preserve">  </w:t>
      </w:r>
      <w:r w:rsidRPr="00EF6BB4">
        <w:rPr>
          <w:rFonts w:ascii="宋体" w:eastAsia="宋体" w:hAnsi="宋体" w:cs="瀹嬩綋" w:hint="eastAsia"/>
          <w:kern w:val="0"/>
          <w:sz w:val="24"/>
          <w:szCs w:val="24"/>
        </w:rPr>
        <w:t>MySQL 与常用的主流数据库 Oracle、SQL Server 相比，主要特点就是免费，并且在任何平台上都能使用，占用的空间相对较小。但是，MySQL 也有一些不足，比如对于大型项目来说，MySQL 的容量和安全性就略逊于 Oracle 数据库。</w:t>
      </w:r>
    </w:p>
    <w:p w:rsidR="000E4A72" w:rsidRDefault="000E4A72" w:rsidP="000E4A72">
      <w:pPr>
        <w:pStyle w:val="2"/>
        <w:spacing w:before="100" w:beforeAutospacing="1" w:after="100" w:afterAutospacing="1"/>
        <w:rPr>
          <w:rFonts w:ascii="黑体" w:hAnsi="黑体"/>
        </w:rPr>
      </w:pPr>
      <w:bookmarkStart w:id="13" w:name="_Toc514855727"/>
      <w:r w:rsidRPr="00B031F9">
        <w:rPr>
          <w:rFonts w:ascii="黑体" w:hAnsi="黑体" w:hint="eastAsia"/>
        </w:rPr>
        <w:t>2</w:t>
      </w:r>
      <w:r w:rsidRPr="00B031F9">
        <w:rPr>
          <w:rFonts w:ascii="黑体" w:hAnsi="黑体"/>
        </w:rPr>
        <w:t xml:space="preserve">.4 </w:t>
      </w:r>
      <w:r w:rsidR="00167CE3">
        <w:rPr>
          <w:rFonts w:ascii="黑体" w:hAnsi="黑体"/>
        </w:rPr>
        <w:t xml:space="preserve"> </w:t>
      </w:r>
      <w:bookmarkEnd w:id="13"/>
      <w:r w:rsidR="00473C3D">
        <w:rPr>
          <w:rFonts w:ascii="黑体" w:hAnsi="黑体" w:hint="eastAsia"/>
        </w:rPr>
        <w:t>eclipse</w:t>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hint="eastAsia"/>
          <w:kern w:val="0"/>
          <w:sz w:val="24"/>
          <w:szCs w:val="24"/>
        </w:rPr>
        <w:t>Eclipse是一个基于Java的、开放源码的、可扩展的应用开发平台，它为编程人员提供了一流的Java集成开发环境（Integrated Development Environment，IDE）。在Eclipse的官方网站中提供了一个Java EE版的Eclipse IDE。应用Eclipse IDE for Java EE，既可以创建Java项目，也可以创建动态Web项目。</w:t>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hint="eastAsia"/>
          <w:kern w:val="0"/>
          <w:sz w:val="24"/>
          <w:szCs w:val="24"/>
        </w:rPr>
        <w:t>在Eclipse工作台的上方提供了菜单栏，该菜单栏包含了实现Eclipse各项功能的命令，并且与编辑器相关，即菜单栏中的菜单项与当前编辑器内打开的文件是关联的。</w:t>
      </w:r>
    </w:p>
    <w:p w:rsidR="002030D9" w:rsidRPr="00EF6BB4" w:rsidRDefault="002030D9" w:rsidP="00EF6BB4">
      <w:pPr>
        <w:autoSpaceDE w:val="0"/>
        <w:autoSpaceDN w:val="0"/>
        <w:adjustRightInd w:val="0"/>
        <w:spacing w:line="288" w:lineRule="auto"/>
        <w:ind w:firstLineChars="200" w:firstLine="480"/>
        <w:rPr>
          <w:rFonts w:ascii="宋体" w:eastAsia="宋体" w:hAnsi="宋体" w:cs="瀹嬩綋"/>
          <w:kern w:val="0"/>
          <w:sz w:val="24"/>
          <w:szCs w:val="24"/>
        </w:rPr>
      </w:pPr>
      <w:r w:rsidRPr="00EF6BB4">
        <w:rPr>
          <w:rFonts w:ascii="宋体" w:eastAsia="宋体" w:hAnsi="宋体" w:cs="瀹嬩綋" w:hint="eastAsia"/>
          <w:kern w:val="0"/>
          <w:sz w:val="24"/>
          <w:szCs w:val="24"/>
        </w:rPr>
        <w:t>其良好的拓展性和强大的兼容性</w:t>
      </w:r>
      <w:r w:rsidR="003456F4" w:rsidRPr="00EF6BB4">
        <w:rPr>
          <w:rFonts w:ascii="宋体" w:eastAsia="宋体" w:hAnsi="宋体" w:cs="瀹嬩綋" w:hint="eastAsia"/>
          <w:kern w:val="0"/>
          <w:sz w:val="24"/>
          <w:szCs w:val="24"/>
        </w:rPr>
        <w:t>是其流行</w:t>
      </w:r>
      <w:r w:rsidR="00610CC6" w:rsidRPr="00EF6BB4">
        <w:rPr>
          <w:rFonts w:ascii="宋体" w:eastAsia="宋体" w:hAnsi="宋体" w:cs="瀹嬩綋" w:hint="eastAsia"/>
          <w:kern w:val="0"/>
          <w:sz w:val="24"/>
          <w:szCs w:val="24"/>
        </w:rPr>
        <w:t>重要原因，它本身自带一个软件市场，许多需要额外工具的开发都可以得到满足，就连Github库它也能直接分享到网页指定url中去，其功能十分强大且上限极高。</w:t>
      </w:r>
    </w:p>
    <w:p w:rsidR="00610CC6" w:rsidRPr="00EF6BB4" w:rsidRDefault="00610CC6" w:rsidP="00EF6BB4">
      <w:pPr>
        <w:autoSpaceDE w:val="0"/>
        <w:autoSpaceDN w:val="0"/>
        <w:adjustRightInd w:val="0"/>
        <w:spacing w:line="288" w:lineRule="auto"/>
        <w:ind w:firstLineChars="200" w:firstLine="480"/>
        <w:rPr>
          <w:rFonts w:ascii="宋体" w:eastAsia="宋体" w:hAnsi="宋体" w:cs="瀹嬩綋" w:hint="eastAsia"/>
          <w:kern w:val="0"/>
          <w:sz w:val="24"/>
          <w:szCs w:val="24"/>
        </w:rPr>
      </w:pPr>
      <w:r w:rsidRPr="00EF6BB4">
        <w:rPr>
          <w:rFonts w:ascii="宋体" w:eastAsia="宋体" w:hAnsi="宋体" w:cs="瀹嬩綋"/>
          <w:kern w:val="0"/>
          <w:sz w:val="24"/>
          <w:szCs w:val="24"/>
        </w:rPr>
        <w:t>Eclipse SDK（软件开发者包）是Eclipse Platform、JDT和PDE所生产的组件合并，它们可以一次下载。这些部分在一起提供了一个具有丰富特性的开发环境，允许开发者有效地建造可以无缝集成到Eclipse Platform中的工具。Eclipse SDK由Eclipse项目生产的工具和来自其它开放源代码的</w:t>
      </w:r>
      <w:hyperlink r:id="rId15" w:tgtFrame="_blank" w:history="1">
        <w:r w:rsidRPr="00EF6BB4">
          <w:rPr>
            <w:rFonts w:ascii="宋体" w:eastAsia="宋体" w:hAnsi="宋体" w:cs="瀹嬩綋"/>
            <w:kern w:val="0"/>
            <w:sz w:val="24"/>
            <w:szCs w:val="24"/>
          </w:rPr>
          <w:t>第三方软件</w:t>
        </w:r>
      </w:hyperlink>
      <w:r w:rsidRPr="00EF6BB4">
        <w:rPr>
          <w:rFonts w:ascii="宋体" w:eastAsia="宋体" w:hAnsi="宋体" w:cs="瀹嬩綋"/>
          <w:kern w:val="0"/>
          <w:sz w:val="24"/>
          <w:szCs w:val="24"/>
        </w:rPr>
        <w:t xml:space="preserve">组合而成。Eclipse项目生产的软件以 </w:t>
      </w:r>
      <w:r w:rsidRPr="00EF6BB4">
        <w:rPr>
          <w:rFonts w:ascii="宋体" w:eastAsia="宋体" w:hAnsi="宋体" w:cs="瀹嬩綋"/>
          <w:kern w:val="0"/>
          <w:sz w:val="24"/>
          <w:szCs w:val="24"/>
        </w:rPr>
        <w:lastRenderedPageBreak/>
        <w:t>GPL发布，第三方组件有各自自身的许可协议。</w:t>
      </w:r>
    </w:p>
    <w:p w:rsidR="0063694D" w:rsidRPr="00B031F9" w:rsidRDefault="0063694D" w:rsidP="0063694D">
      <w:pPr>
        <w:pStyle w:val="2"/>
        <w:spacing w:before="100" w:beforeAutospacing="1" w:after="100" w:afterAutospacing="1"/>
        <w:rPr>
          <w:rFonts w:ascii="黑体" w:hAnsi="黑体"/>
        </w:rPr>
      </w:pPr>
      <w:r w:rsidRPr="00B031F9">
        <w:rPr>
          <w:rFonts w:ascii="黑体" w:hAnsi="黑体"/>
        </w:rPr>
        <w:tab/>
      </w:r>
    </w:p>
    <w:p w:rsidR="0063694D" w:rsidRPr="00A32C9B" w:rsidRDefault="0063694D" w:rsidP="0063694D">
      <w:pPr>
        <w:pStyle w:val="2"/>
        <w:spacing w:before="100" w:beforeAutospacing="1" w:after="100" w:afterAutospacing="1"/>
      </w:pPr>
      <w:bookmarkStart w:id="14" w:name="_Toc514855728"/>
      <w:r w:rsidRPr="00B031F9">
        <w:rPr>
          <w:rFonts w:ascii="黑体" w:hAnsi="黑体" w:hint="eastAsia"/>
        </w:rPr>
        <w:t>2</w:t>
      </w:r>
      <w:r w:rsidRPr="00B031F9">
        <w:rPr>
          <w:rFonts w:ascii="黑体" w:hAnsi="黑体"/>
        </w:rPr>
        <w:t>.</w:t>
      </w:r>
      <w:r w:rsidR="00473C3D">
        <w:rPr>
          <w:rFonts w:ascii="黑体" w:hAnsi="黑体" w:hint="eastAsia"/>
        </w:rPr>
        <w:t>5</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14"/>
    </w:p>
    <w:p w:rsidR="00D013A7" w:rsidRPr="00131E99" w:rsidRDefault="002030D9" w:rsidP="00EF6BB4">
      <w:pPr>
        <w:numPr>
          <w:ins w:id="15" w:author="Unknown"/>
        </w:numPr>
        <w:autoSpaceDE w:val="0"/>
        <w:autoSpaceDN w:val="0"/>
        <w:adjustRightInd w:val="0"/>
        <w:spacing w:line="288" w:lineRule="auto"/>
        <w:ind w:firstLineChars="200" w:firstLine="480"/>
        <w:rPr>
          <w:rFonts w:ascii="宋体" w:hAnsi="宋体" w:hint="eastAsia"/>
          <w:sz w:val="24"/>
          <w:szCs w:val="24"/>
        </w:rPr>
        <w:sectPr w:rsidR="00D013A7" w:rsidRPr="00131E99" w:rsidSect="0075738C">
          <w:pgSz w:w="11906" w:h="16838" w:code="9"/>
          <w:pgMar w:top="1418" w:right="1418" w:bottom="1418" w:left="1418" w:header="851" w:footer="850" w:gutter="0"/>
          <w:cols w:space="425"/>
          <w:docGrid w:linePitch="312"/>
        </w:sectPr>
      </w:pPr>
      <w:r w:rsidRPr="00EF6BB4">
        <w:rPr>
          <w:rFonts w:ascii="宋体" w:eastAsia="宋体" w:hAnsi="宋体" w:cs="瀹嬩綋" w:hint="eastAsia"/>
          <w:kern w:val="0"/>
          <w:sz w:val="24"/>
          <w:szCs w:val="24"/>
        </w:rPr>
        <w:t>本章</w:t>
      </w:r>
      <w:r w:rsidR="00131E99" w:rsidRPr="00EF6BB4">
        <w:rPr>
          <w:rFonts w:ascii="宋体" w:eastAsia="宋体" w:hAnsi="宋体" w:cs="瀹嬩綋" w:hint="eastAsia"/>
          <w:kern w:val="0"/>
          <w:sz w:val="24"/>
          <w:szCs w:val="24"/>
        </w:rPr>
        <w:t>主要简述了部分该项目采用的技术和工具，是该程序开发的必备前提。对技术和工具的了解能够很大程度上帮助我们进行合理的程序开发。</w:t>
      </w:r>
      <w:r w:rsidR="00136BCA" w:rsidRPr="00EF6BB4">
        <w:rPr>
          <w:rFonts w:ascii="宋体" w:eastAsia="宋体" w:hAnsi="宋体" w:cs="瀹嬩綋" w:hint="eastAsia"/>
          <w:kern w:val="0"/>
          <w:sz w:val="24"/>
          <w:szCs w:val="24"/>
        </w:rPr>
        <w:t>其实很多该程序使用的其他技术都没有在本章提及，比如jQuery和ajax，bootstrap框架，很多资源包拓展包等等。不是因为他们不重要，而是因为一章的内容有限，过多的内容会导致章节的主题得不到体现，并且会显得冗余，因为一项技术的介绍，并不单单是它的原理用途，更要加上自己的使用心得和自我理解，但这样还是会导致篇幅过多显得冗杂，于是我只能选取其中最基础而不是最重要的技术以作分析</w:t>
      </w:r>
      <w:r w:rsidR="00610CC6" w:rsidRPr="00EF6BB4">
        <w:rPr>
          <w:rFonts w:ascii="宋体" w:eastAsia="宋体" w:hAnsi="宋体" w:cs="瀹嬩綋" w:hint="eastAsia"/>
          <w:kern w:val="0"/>
          <w:sz w:val="24"/>
          <w:szCs w:val="24"/>
        </w:rPr>
        <w:t>。在后续的需求分析和功能具体实现中，我有信心将所有技术体现在程序的设计中，所以此处没有放置过多的技术原理。</w:t>
      </w:r>
    </w:p>
    <w:p w:rsidR="00D013A7" w:rsidRDefault="0063694D" w:rsidP="00B800FB">
      <w:pPr>
        <w:pStyle w:val="1"/>
        <w:numPr>
          <w:ilvl w:val="0"/>
          <w:numId w:val="5"/>
        </w:numPr>
        <w:spacing w:beforeLines="0" w:afterLines="0"/>
      </w:pPr>
      <w:bookmarkStart w:id="16" w:name="_Toc514855729"/>
      <w:r>
        <w:rPr>
          <w:rFonts w:hint="eastAsia"/>
        </w:rPr>
        <w:lastRenderedPageBreak/>
        <w:t>系统的需求分析</w:t>
      </w:r>
      <w:bookmarkEnd w:id="16"/>
    </w:p>
    <w:p w:rsidR="00B800FB" w:rsidRPr="00B800FB" w:rsidRDefault="00B800FB" w:rsidP="00FF1E86">
      <w:pPr>
        <w:rPr>
          <w:rFonts w:hint="eastAsia"/>
        </w:rPr>
      </w:pPr>
    </w:p>
    <w:p w:rsidR="00DD337C" w:rsidRDefault="00D013A7" w:rsidP="00DD337C">
      <w:pPr>
        <w:pStyle w:val="2"/>
        <w:rPr>
          <w:rFonts w:ascii="黑体" w:hAnsi="黑体"/>
        </w:rPr>
      </w:pPr>
      <w:bookmarkStart w:id="17" w:name="_Toc514855730"/>
      <w:r w:rsidRPr="00B031F9">
        <w:rPr>
          <w:rFonts w:ascii="黑体" w:hAnsi="黑体" w:hint="eastAsia"/>
        </w:rPr>
        <w:t>3</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72BF7">
        <w:rPr>
          <w:rFonts w:ascii="黑体" w:hAnsi="黑体" w:hint="eastAsia"/>
        </w:rPr>
        <w:t>系统</w:t>
      </w:r>
      <w:bookmarkEnd w:id="17"/>
      <w:r w:rsidR="00B800FB">
        <w:rPr>
          <w:rFonts w:ascii="黑体" w:hAnsi="黑体" w:hint="eastAsia"/>
        </w:rPr>
        <w:t>功能需求分析</w:t>
      </w:r>
    </w:p>
    <w:p w:rsidR="00DD337C" w:rsidRDefault="00DD337C" w:rsidP="00EF6BB4">
      <w:pPr>
        <w:autoSpaceDE w:val="0"/>
        <w:autoSpaceDN w:val="0"/>
        <w:adjustRightInd w:val="0"/>
        <w:spacing w:line="288" w:lineRule="auto"/>
        <w:ind w:firstLineChars="200" w:firstLine="480"/>
        <w:rPr>
          <w:rFonts w:ascii="宋体" w:eastAsia="宋体" w:hAnsi="宋体" w:cs="瀹嬩綋"/>
          <w:kern w:val="0"/>
          <w:sz w:val="24"/>
          <w:szCs w:val="24"/>
        </w:rPr>
      </w:pPr>
      <w:r w:rsidRPr="00DD337C">
        <w:rPr>
          <w:rFonts w:ascii="宋体" w:eastAsia="宋体" w:hAnsi="宋体" w:cs="瀹嬩綋" w:hint="eastAsia"/>
          <w:kern w:val="0"/>
          <w:sz w:val="24"/>
          <w:szCs w:val="24"/>
        </w:rPr>
        <w:t>功能</w:t>
      </w:r>
      <w:r>
        <w:rPr>
          <w:rFonts w:ascii="宋体" w:eastAsia="宋体" w:hAnsi="宋体" w:cs="瀹嬩綋" w:hint="eastAsia"/>
          <w:kern w:val="0"/>
          <w:sz w:val="24"/>
          <w:szCs w:val="24"/>
        </w:rPr>
        <w:t>需求分析是软件计划阶段的重要活动，是软件后续开发的基础保障，</w:t>
      </w:r>
      <w:r w:rsidR="00EA4D2D">
        <w:rPr>
          <w:rFonts w:ascii="宋体" w:eastAsia="宋体" w:hAnsi="宋体" w:cs="瀹嬩綋" w:hint="eastAsia"/>
          <w:kern w:val="0"/>
          <w:sz w:val="24"/>
          <w:szCs w:val="24"/>
        </w:rPr>
        <w:t>通过明确程序角色的目的，分析其实际效用，</w:t>
      </w:r>
      <w:r w:rsidR="00BD20CB">
        <w:rPr>
          <w:rFonts w:ascii="宋体" w:eastAsia="宋体" w:hAnsi="宋体" w:cs="瀹嬩綋" w:hint="eastAsia"/>
          <w:kern w:val="0"/>
          <w:sz w:val="24"/>
          <w:szCs w:val="24"/>
        </w:rPr>
        <w:t>通过绘制一系列的uml图，</w:t>
      </w:r>
      <w:r w:rsidR="00EA4D2D">
        <w:rPr>
          <w:rFonts w:ascii="宋体" w:eastAsia="宋体" w:hAnsi="宋体" w:cs="瀹嬩綋" w:hint="eastAsia"/>
          <w:kern w:val="0"/>
          <w:sz w:val="24"/>
          <w:szCs w:val="24"/>
        </w:rPr>
        <w:t>按使用角色得出各模块功能，再对功能进行具体的需求分析。</w:t>
      </w:r>
      <w:r>
        <w:rPr>
          <w:rFonts w:ascii="宋体" w:eastAsia="宋体" w:hAnsi="宋体" w:cs="瀹嬩綋" w:hint="eastAsia"/>
          <w:kern w:val="0"/>
          <w:sz w:val="24"/>
          <w:szCs w:val="24"/>
        </w:rPr>
        <w:t>该阶段主要任务是通过分析系统的功能，指定需要“实现什么”，而不考虑“如何实现”</w:t>
      </w:r>
      <w:r w:rsidR="00EA4D2D">
        <w:rPr>
          <w:rFonts w:ascii="宋体" w:eastAsia="宋体" w:hAnsi="宋体" w:cs="瀹嬩綋" w:hint="eastAsia"/>
          <w:kern w:val="0"/>
          <w:sz w:val="24"/>
          <w:szCs w:val="24"/>
        </w:rPr>
        <w:t>。</w:t>
      </w:r>
      <w:r w:rsidR="005E0A57">
        <w:rPr>
          <w:rFonts w:ascii="宋体" w:eastAsia="宋体" w:hAnsi="宋体" w:cs="瀹嬩綋" w:hint="eastAsia"/>
          <w:kern w:val="0"/>
          <w:sz w:val="24"/>
          <w:szCs w:val="24"/>
        </w:rPr>
        <w:t>将功能分角色分析实现是一个好办法，能够优先从角色方面入手，解决一系列的问题，弊端是容易单独考虑某个职能而忽视模块之间的交互逻辑、数据库的约束等条件。不同角色也可能具有相同模块，如该作业批改系统中便是个人信息、退出登录、修改和找回密码等通用模块，其中也分为依附于U</w:t>
      </w:r>
      <w:r w:rsidR="005E0A57">
        <w:rPr>
          <w:rFonts w:ascii="宋体" w:eastAsia="宋体" w:hAnsi="宋体" w:cs="瀹嬩綋"/>
          <w:kern w:val="0"/>
          <w:sz w:val="24"/>
          <w:szCs w:val="24"/>
        </w:rPr>
        <w:t>I</w:t>
      </w:r>
      <w:r w:rsidR="005E0A57">
        <w:rPr>
          <w:rFonts w:ascii="宋体" w:eastAsia="宋体" w:hAnsi="宋体" w:cs="瀹嬩綋" w:hint="eastAsia"/>
          <w:kern w:val="0"/>
          <w:sz w:val="24"/>
          <w:szCs w:val="24"/>
        </w:rPr>
        <w:t>界面的退出和</w:t>
      </w:r>
      <w:r w:rsidR="00832A5A">
        <w:rPr>
          <w:rFonts w:ascii="宋体" w:eastAsia="宋体" w:hAnsi="宋体" w:cs="瀹嬩綋" w:hint="eastAsia"/>
          <w:kern w:val="0"/>
          <w:sz w:val="24"/>
          <w:szCs w:val="24"/>
        </w:rPr>
        <w:t>有数据变动如</w:t>
      </w:r>
      <w:r w:rsidR="005E0A57">
        <w:rPr>
          <w:rFonts w:ascii="宋体" w:eastAsia="宋体" w:hAnsi="宋体" w:cs="瀹嬩綋" w:hint="eastAsia"/>
          <w:kern w:val="0"/>
          <w:sz w:val="24"/>
          <w:szCs w:val="24"/>
        </w:rPr>
        <w:t>修改信息</w:t>
      </w:r>
      <w:r w:rsidR="00832A5A">
        <w:rPr>
          <w:rFonts w:ascii="宋体" w:eastAsia="宋体" w:hAnsi="宋体" w:cs="瀹嬩綋" w:hint="eastAsia"/>
          <w:kern w:val="0"/>
          <w:sz w:val="24"/>
          <w:szCs w:val="24"/>
        </w:rPr>
        <w:t>这两类，前者可以在U</w:t>
      </w:r>
      <w:r w:rsidR="00832A5A">
        <w:rPr>
          <w:rFonts w:ascii="宋体" w:eastAsia="宋体" w:hAnsi="宋体" w:cs="瀹嬩綋"/>
          <w:kern w:val="0"/>
          <w:sz w:val="24"/>
          <w:szCs w:val="24"/>
        </w:rPr>
        <w:t>I</w:t>
      </w:r>
      <w:r w:rsidR="00832A5A">
        <w:rPr>
          <w:rFonts w:ascii="宋体" w:eastAsia="宋体" w:hAnsi="宋体" w:cs="瀹嬩綋" w:hint="eastAsia"/>
          <w:kern w:val="0"/>
          <w:sz w:val="24"/>
          <w:szCs w:val="24"/>
        </w:rPr>
        <w:t>上单独解决，后者在不同角色中解决思路相近，但具体操作可能具有很大差异。通过绘制uml图初步分析需求，以后再根据进度修改对应部分。</w:t>
      </w:r>
    </w:p>
    <w:p w:rsidR="00832A5A" w:rsidRDefault="00832A5A" w:rsidP="00EF6BB4">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整体功能需求见图</w:t>
      </w:r>
      <w:r w:rsidR="005F3915">
        <w:rPr>
          <w:rFonts w:ascii="宋体" w:eastAsia="宋体" w:hAnsi="宋体" w:cs="瀹嬩綋" w:hint="eastAsia"/>
          <w:kern w:val="0"/>
          <w:sz w:val="24"/>
          <w:szCs w:val="24"/>
        </w:rPr>
        <w:t>3</w:t>
      </w:r>
      <w:r w:rsidR="005F3915">
        <w:rPr>
          <w:rFonts w:ascii="宋体" w:eastAsia="宋体" w:hAnsi="宋体" w:cs="瀹嬩綋"/>
          <w:kern w:val="0"/>
          <w:sz w:val="24"/>
          <w:szCs w:val="24"/>
        </w:rPr>
        <w:t>-</w:t>
      </w:r>
      <w:r>
        <w:rPr>
          <w:rFonts w:ascii="宋体" w:eastAsia="宋体" w:hAnsi="宋体" w:cs="瀹嬩綋" w:hint="eastAsia"/>
          <w:kern w:val="0"/>
          <w:sz w:val="24"/>
          <w:szCs w:val="24"/>
        </w:rPr>
        <w:t>1，</w:t>
      </w:r>
      <w:r w:rsidR="0002403A">
        <w:rPr>
          <w:rFonts w:ascii="宋体" w:eastAsia="宋体" w:hAnsi="宋体" w:cs="瀹嬩綋" w:hint="eastAsia"/>
          <w:kern w:val="0"/>
          <w:sz w:val="24"/>
          <w:szCs w:val="24"/>
        </w:rPr>
        <w:t>角色间关系的</w:t>
      </w:r>
      <w:r>
        <w:rPr>
          <w:rFonts w:ascii="宋体" w:eastAsia="宋体" w:hAnsi="宋体" w:cs="瀹嬩綋" w:hint="eastAsia"/>
          <w:kern w:val="0"/>
          <w:sz w:val="24"/>
          <w:szCs w:val="24"/>
        </w:rPr>
        <w:t>类图如图</w:t>
      </w:r>
      <w:r w:rsidR="005F3915">
        <w:rPr>
          <w:rFonts w:ascii="宋体" w:eastAsia="宋体" w:hAnsi="宋体" w:cs="瀹嬩綋" w:hint="eastAsia"/>
          <w:kern w:val="0"/>
          <w:sz w:val="24"/>
          <w:szCs w:val="24"/>
        </w:rPr>
        <w:t>3</w:t>
      </w:r>
      <w:r w:rsidR="005F3915">
        <w:rPr>
          <w:rFonts w:ascii="宋体" w:eastAsia="宋体" w:hAnsi="宋体" w:cs="瀹嬩綋"/>
          <w:kern w:val="0"/>
          <w:sz w:val="24"/>
          <w:szCs w:val="24"/>
        </w:rPr>
        <w:t>-</w:t>
      </w:r>
      <w:r>
        <w:rPr>
          <w:rFonts w:ascii="宋体" w:eastAsia="宋体" w:hAnsi="宋体" w:cs="瀹嬩綋" w:hint="eastAsia"/>
          <w:kern w:val="0"/>
          <w:sz w:val="24"/>
          <w:szCs w:val="24"/>
        </w:rPr>
        <w:t>2.</w:t>
      </w:r>
    </w:p>
    <w:p w:rsidR="00832A5A" w:rsidRDefault="00832A5A" w:rsidP="00832A5A">
      <w:pPr>
        <w:keepNext/>
        <w:ind w:firstLineChars="200" w:firstLine="420"/>
      </w:pPr>
      <w:r w:rsidRPr="00832A5A">
        <w:rPr>
          <w:noProof/>
        </w:rPr>
        <w:drawing>
          <wp:inline distT="0" distB="0" distL="0" distR="0" wp14:anchorId="4DD946B0" wp14:editId="73D295FC">
            <wp:extent cx="5440680" cy="4396740"/>
            <wp:effectExtent l="0" t="0" r="7620" b="3810"/>
            <wp:docPr id="7" name="内容占位符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内容占位符 3"/>
                    <pic:cNvPicPr>
                      <a:picLocks/>
                    </pic:cNvPicPr>
                  </pic:nvPicPr>
                  <pic:blipFill>
                    <a:blip r:embed="rId16"/>
                    <a:stretch>
                      <a:fillRect/>
                    </a:stretch>
                  </pic:blipFill>
                  <pic:spPr>
                    <a:xfrm>
                      <a:off x="0" y="0"/>
                      <a:ext cx="5440680" cy="4396740"/>
                    </a:xfrm>
                    <a:prstGeom prst="rect">
                      <a:avLst/>
                    </a:prstGeom>
                  </pic:spPr>
                </pic:pic>
              </a:graphicData>
            </a:graphic>
          </wp:inline>
        </w:drawing>
      </w:r>
    </w:p>
    <w:p w:rsidR="00832A5A" w:rsidRDefault="00832A5A" w:rsidP="00832A5A">
      <w:pPr>
        <w:pStyle w:val="af0"/>
        <w:ind w:left="4200" w:firstLine="420"/>
      </w:pPr>
      <w:r>
        <w:rPr>
          <w:rFonts w:hint="eastAsia"/>
        </w:rPr>
        <w:t>图</w:t>
      </w:r>
      <w:r w:rsidR="005F3915">
        <w:rPr>
          <w:rFonts w:hint="eastAsia"/>
        </w:rPr>
        <w:t>3</w:t>
      </w:r>
      <w:r w:rsidR="005F3915">
        <w:t>-</w:t>
      </w:r>
      <w:r>
        <w:rPr>
          <w:rFonts w:hint="eastAsia"/>
        </w:rPr>
        <w:t>1</w:t>
      </w:r>
      <w:r w:rsidR="00BF7583">
        <w:t xml:space="preserve"> </w:t>
      </w:r>
      <w:r w:rsidR="00BF7583">
        <w:rPr>
          <w:rFonts w:hint="eastAsia"/>
        </w:rPr>
        <w:t>整体需求分析</w:t>
      </w:r>
    </w:p>
    <w:p w:rsidR="00832A5A" w:rsidRDefault="00832A5A" w:rsidP="00832A5A">
      <w:pPr>
        <w:keepNext/>
      </w:pPr>
      <w:r w:rsidRPr="00832A5A">
        <w:rPr>
          <w:noProof/>
        </w:rPr>
        <w:lastRenderedPageBreak/>
        <w:drawing>
          <wp:inline distT="0" distB="0" distL="0" distR="0" wp14:anchorId="4650E662" wp14:editId="127F6A78">
            <wp:extent cx="5538151" cy="3718560"/>
            <wp:effectExtent l="0" t="0" r="5715"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39014" cy="3719139"/>
                    </a:xfrm>
                    <a:prstGeom prst="rect">
                      <a:avLst/>
                    </a:prstGeom>
                  </pic:spPr>
                </pic:pic>
              </a:graphicData>
            </a:graphic>
          </wp:inline>
        </w:drawing>
      </w:r>
    </w:p>
    <w:p w:rsidR="00832A5A" w:rsidRPr="00832A5A" w:rsidRDefault="00832A5A" w:rsidP="00832A5A">
      <w:pPr>
        <w:pStyle w:val="af0"/>
        <w:ind w:left="4200" w:firstLine="420"/>
      </w:pPr>
      <w:r>
        <w:rPr>
          <w:rFonts w:hint="eastAsia"/>
        </w:rPr>
        <w:t>图</w:t>
      </w:r>
      <w:r w:rsidR="005F3915">
        <w:rPr>
          <w:rFonts w:hint="eastAsia"/>
        </w:rPr>
        <w:t>3</w:t>
      </w:r>
      <w:r w:rsidR="005F3915">
        <w:t>-</w:t>
      </w:r>
      <w:r>
        <w:rPr>
          <w:rFonts w:hint="eastAsia"/>
        </w:rPr>
        <w:t>2</w:t>
      </w:r>
      <w:r w:rsidR="00BF7583">
        <w:t xml:space="preserve"> </w:t>
      </w:r>
      <w:r w:rsidR="00BF7583">
        <w:rPr>
          <w:rFonts w:hint="eastAsia"/>
        </w:rPr>
        <w:t>类图</w:t>
      </w:r>
    </w:p>
    <w:p w:rsidR="00B800FB" w:rsidRPr="00B800FB" w:rsidRDefault="00D013A7" w:rsidP="00B800FB">
      <w:pPr>
        <w:pStyle w:val="3"/>
        <w:ind w:firstLine="482"/>
        <w:rPr>
          <w:rFonts w:ascii="黑体" w:hAnsi="黑体"/>
        </w:rPr>
      </w:pPr>
      <w:bookmarkStart w:id="18" w:name="_Toc514855731"/>
      <w:r w:rsidRPr="00B031F9">
        <w:rPr>
          <w:rFonts w:ascii="黑体" w:hAnsi="黑体" w:hint="eastAsia"/>
        </w:rPr>
        <w:t xml:space="preserve">3.1.1 </w:t>
      </w:r>
      <w:r w:rsidR="00167CE3">
        <w:rPr>
          <w:rFonts w:ascii="黑体" w:hAnsi="黑体"/>
        </w:rPr>
        <w:t xml:space="preserve"> </w:t>
      </w:r>
      <w:bookmarkEnd w:id="18"/>
      <w:r w:rsidR="00B800FB">
        <w:rPr>
          <w:rFonts w:ascii="黑体" w:hAnsi="黑体" w:hint="eastAsia"/>
        </w:rPr>
        <w:t>管理员</w:t>
      </w:r>
    </w:p>
    <w:p w:rsidR="007401C3" w:rsidRDefault="00DD337C" w:rsidP="00DD337C">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管理员角色是程序运行维护的首要操作对象，其职能应当包含对整个系统模块和其他角色信息的完全控制，</w:t>
      </w:r>
      <w:r w:rsidR="00BD20CB">
        <w:rPr>
          <w:rFonts w:ascii="宋体" w:eastAsia="宋体" w:hAnsi="宋体" w:cs="瀹嬩綋" w:hint="eastAsia"/>
          <w:kern w:val="0"/>
          <w:sz w:val="24"/>
          <w:szCs w:val="24"/>
        </w:rPr>
        <w:t>其功能完全是整个程序运行的前提。</w:t>
      </w:r>
      <w:r>
        <w:rPr>
          <w:rFonts w:ascii="宋体" w:eastAsia="宋体" w:hAnsi="宋体" w:cs="瀹嬩綋" w:hint="eastAsia"/>
          <w:kern w:val="0"/>
          <w:sz w:val="24"/>
          <w:szCs w:val="24"/>
        </w:rPr>
        <w:t>管理员</w:t>
      </w:r>
      <w:r w:rsidR="000B73E7">
        <w:rPr>
          <w:rFonts w:ascii="宋体" w:eastAsia="宋体" w:hAnsi="宋体" w:cs="瀹嬩綋" w:hint="eastAsia"/>
          <w:kern w:val="0"/>
          <w:sz w:val="24"/>
          <w:szCs w:val="24"/>
        </w:rPr>
        <w:t>角色具体的功能包括：对用户（教师、学生）的管理（增删改查），</w:t>
      </w:r>
      <w:r w:rsidR="006D6A18">
        <w:rPr>
          <w:rFonts w:ascii="宋体" w:eastAsia="宋体" w:hAnsi="宋体" w:cs="瀹嬩綋" w:hint="eastAsia"/>
          <w:kern w:val="0"/>
          <w:sz w:val="24"/>
          <w:szCs w:val="24"/>
        </w:rPr>
        <w:t>对年级班级的管理（通过为学生添加学号班号实现）。结合实际考虑到学校不会有专门的人员进行管理，一般是选取某些特定教师作为管理员，所以管理员也要承担教师的作业功能</w:t>
      </w:r>
      <w:r w:rsidR="007401C3">
        <w:rPr>
          <w:rFonts w:ascii="宋体" w:eastAsia="宋体" w:hAnsi="宋体" w:cs="瀹嬩綋" w:hint="eastAsia"/>
          <w:kern w:val="0"/>
          <w:sz w:val="24"/>
          <w:szCs w:val="24"/>
        </w:rPr>
        <w:t>，于是在设计上将拥有额外功能的教师设</w:t>
      </w:r>
      <w:r w:rsidR="00CB28D5">
        <w:rPr>
          <w:rFonts w:ascii="宋体" w:eastAsia="宋体" w:hAnsi="宋体" w:cs="瀹嬩綋" w:hint="eastAsia"/>
          <w:kern w:val="0"/>
          <w:sz w:val="24"/>
          <w:szCs w:val="24"/>
        </w:rPr>
        <w:t>置为管理员，并且赋予管理员添加其他教师为管理员的权限。所以管理员也具有</w:t>
      </w:r>
      <w:r w:rsidR="005E0A57">
        <w:rPr>
          <w:rFonts w:ascii="宋体" w:eastAsia="宋体" w:hAnsi="宋体" w:cs="瀹嬩綋" w:hint="eastAsia"/>
          <w:kern w:val="0"/>
          <w:sz w:val="24"/>
          <w:szCs w:val="24"/>
        </w:rPr>
        <w:t>教师的职能：包括布置作业，下载批改，上传答案</w:t>
      </w:r>
      <w:r w:rsidR="00832A5A">
        <w:rPr>
          <w:rFonts w:ascii="宋体" w:eastAsia="宋体" w:hAnsi="宋体" w:cs="瀹嬩綋" w:hint="eastAsia"/>
          <w:kern w:val="0"/>
          <w:sz w:val="24"/>
          <w:szCs w:val="24"/>
        </w:rPr>
        <w:t>。</w:t>
      </w:r>
      <w:r w:rsidR="0002403A">
        <w:rPr>
          <w:rFonts w:ascii="宋体" w:eastAsia="宋体" w:hAnsi="宋体" w:cs="瀹嬩綋" w:hint="eastAsia"/>
          <w:kern w:val="0"/>
          <w:sz w:val="24"/>
          <w:szCs w:val="24"/>
        </w:rPr>
        <w:t>以下为部分</w:t>
      </w:r>
      <w:r w:rsidR="00CB28D5">
        <w:rPr>
          <w:rFonts w:ascii="宋体" w:eastAsia="宋体" w:hAnsi="宋体" w:cs="瀹嬩綋" w:hint="eastAsia"/>
          <w:kern w:val="0"/>
          <w:sz w:val="24"/>
          <w:szCs w:val="24"/>
        </w:rPr>
        <w:t>uml图</w:t>
      </w:r>
      <w:r w:rsidR="0002403A">
        <w:rPr>
          <w:rFonts w:ascii="宋体" w:eastAsia="宋体" w:hAnsi="宋体" w:cs="瀹嬩綋" w:hint="eastAsia"/>
          <w:kern w:val="0"/>
          <w:sz w:val="24"/>
          <w:szCs w:val="24"/>
        </w:rPr>
        <w:t>。</w:t>
      </w:r>
    </w:p>
    <w:p w:rsidR="00B8288E" w:rsidRDefault="0002403A" w:rsidP="00DD337C">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管理员用例图如图3</w:t>
      </w:r>
      <w:r w:rsidR="005F3915">
        <w:rPr>
          <w:rFonts w:ascii="宋体" w:eastAsia="宋体" w:hAnsi="宋体" w:cs="瀹嬩綋"/>
          <w:kern w:val="0"/>
          <w:sz w:val="24"/>
          <w:szCs w:val="24"/>
        </w:rPr>
        <w:t>-</w:t>
      </w:r>
      <w:r>
        <w:rPr>
          <w:rFonts w:ascii="宋体" w:eastAsia="宋体" w:hAnsi="宋体" w:cs="瀹嬩綋" w:hint="eastAsia"/>
          <w:kern w:val="0"/>
          <w:sz w:val="24"/>
          <w:szCs w:val="24"/>
        </w:rPr>
        <w:t>3</w:t>
      </w:r>
      <w:r w:rsidR="00737573">
        <w:rPr>
          <w:rFonts w:ascii="宋体" w:eastAsia="宋体" w:hAnsi="宋体" w:cs="瀹嬩綋" w:hint="eastAsia"/>
          <w:kern w:val="0"/>
          <w:sz w:val="24"/>
          <w:szCs w:val="24"/>
        </w:rPr>
        <w:t>。</w:t>
      </w:r>
      <w:r w:rsidR="003E16DA">
        <w:rPr>
          <w:rFonts w:ascii="宋体" w:eastAsia="宋体" w:hAnsi="宋体" w:cs="瀹嬩綋" w:hint="eastAsia"/>
          <w:kern w:val="0"/>
          <w:sz w:val="24"/>
          <w:szCs w:val="24"/>
        </w:rPr>
        <w:t>用例图主要用由参与者和用例构成，参与者表示再系统交互中所扮演的角色，可以是成员，也可以是参与系统的元素变量</w:t>
      </w:r>
      <w:r w:rsidR="00737573">
        <w:rPr>
          <w:rFonts w:ascii="宋体" w:eastAsia="宋体" w:hAnsi="宋体" w:cs="瀹嬩綋" w:hint="eastAsia"/>
          <w:kern w:val="0"/>
          <w:sz w:val="24"/>
          <w:szCs w:val="24"/>
        </w:rPr>
        <w:t>；用例</w:t>
      </w:r>
      <w:r w:rsidR="00E257E5">
        <w:rPr>
          <w:rFonts w:ascii="宋体" w:eastAsia="宋体" w:hAnsi="宋体" w:cs="瀹嬩綋" w:hint="eastAsia"/>
          <w:kern w:val="0"/>
          <w:sz w:val="24"/>
          <w:szCs w:val="24"/>
        </w:rPr>
        <w:t>主要针对具体功能进行建模。</w:t>
      </w:r>
    </w:p>
    <w:p w:rsidR="0002403A" w:rsidRPr="00DD337C" w:rsidRDefault="0002403A" w:rsidP="00DD337C">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系统顺序图</w:t>
      </w:r>
      <w:r w:rsidR="00BE496B">
        <w:rPr>
          <w:rFonts w:ascii="宋体" w:eastAsia="宋体" w:hAnsi="宋体" w:cs="瀹嬩綋" w:hint="eastAsia"/>
          <w:kern w:val="0"/>
          <w:sz w:val="24"/>
          <w:szCs w:val="24"/>
        </w:rPr>
        <w:t>如图</w:t>
      </w:r>
      <w:r w:rsidR="005F3915">
        <w:rPr>
          <w:rFonts w:ascii="宋体" w:eastAsia="宋体" w:hAnsi="宋体" w:cs="瀹嬩綋" w:hint="eastAsia"/>
          <w:kern w:val="0"/>
          <w:sz w:val="24"/>
          <w:szCs w:val="24"/>
        </w:rPr>
        <w:t>3</w:t>
      </w:r>
      <w:r w:rsidR="005F3915">
        <w:rPr>
          <w:rFonts w:ascii="宋体" w:eastAsia="宋体" w:hAnsi="宋体" w:cs="瀹嬩綋"/>
          <w:kern w:val="0"/>
          <w:sz w:val="24"/>
          <w:szCs w:val="24"/>
        </w:rPr>
        <w:t>-</w:t>
      </w:r>
      <w:r w:rsidR="00BE496B">
        <w:rPr>
          <w:rFonts w:ascii="宋体" w:eastAsia="宋体" w:hAnsi="宋体" w:cs="瀹嬩綋" w:hint="eastAsia"/>
          <w:kern w:val="0"/>
          <w:sz w:val="24"/>
          <w:szCs w:val="24"/>
        </w:rPr>
        <w:t>4</w:t>
      </w:r>
      <w:r w:rsidR="00E257E5">
        <w:rPr>
          <w:rFonts w:ascii="宋体" w:eastAsia="宋体" w:hAnsi="宋体" w:cs="瀹嬩綋" w:hint="eastAsia"/>
          <w:kern w:val="0"/>
          <w:sz w:val="24"/>
          <w:szCs w:val="24"/>
        </w:rPr>
        <w:t>。系统顺序图（S</w:t>
      </w:r>
      <w:r w:rsidR="00E257E5">
        <w:rPr>
          <w:rFonts w:ascii="宋体" w:eastAsia="宋体" w:hAnsi="宋体" w:cs="瀹嬩綋"/>
          <w:kern w:val="0"/>
          <w:sz w:val="24"/>
          <w:szCs w:val="24"/>
        </w:rPr>
        <w:t>SD</w:t>
      </w:r>
      <w:r w:rsidR="00E257E5">
        <w:rPr>
          <w:rFonts w:ascii="宋体" w:eastAsia="宋体" w:hAnsi="宋体" w:cs="瀹嬩綋" w:hint="eastAsia"/>
          <w:kern w:val="0"/>
          <w:sz w:val="24"/>
          <w:szCs w:val="24"/>
        </w:rPr>
        <w:t>）主要应用于更为复杂的场景，包含模块间的数据交互和顺序流程。</w:t>
      </w:r>
    </w:p>
    <w:p w:rsidR="0002403A" w:rsidRDefault="0002403A" w:rsidP="0002403A">
      <w:pPr>
        <w:keepNext/>
        <w:autoSpaceDE w:val="0"/>
        <w:autoSpaceDN w:val="0"/>
        <w:adjustRightInd w:val="0"/>
        <w:spacing w:line="288" w:lineRule="auto"/>
        <w:ind w:firstLineChars="200" w:firstLine="480"/>
      </w:pPr>
      <w:r w:rsidRPr="0002403A">
        <w:rPr>
          <w:rFonts w:ascii="宋体" w:eastAsia="宋体" w:hAnsi="宋体" w:cs="瀹嬩綋"/>
          <w:noProof/>
          <w:kern w:val="0"/>
          <w:sz w:val="24"/>
          <w:szCs w:val="24"/>
        </w:rPr>
        <w:lastRenderedPageBreak/>
        <w:drawing>
          <wp:inline distT="0" distB="0" distL="0" distR="0" wp14:anchorId="61F217C9" wp14:editId="0482E211">
            <wp:extent cx="4596567" cy="3398520"/>
            <wp:effectExtent l="0" t="0" r="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14550" cy="3411816"/>
                    </a:xfrm>
                    <a:prstGeom prst="rect">
                      <a:avLst/>
                    </a:prstGeom>
                  </pic:spPr>
                </pic:pic>
              </a:graphicData>
            </a:graphic>
          </wp:inline>
        </w:drawing>
      </w:r>
    </w:p>
    <w:p w:rsidR="00B800FB" w:rsidRDefault="0002403A" w:rsidP="0002403A">
      <w:pPr>
        <w:pStyle w:val="af0"/>
        <w:ind w:left="3360" w:firstLine="420"/>
      </w:pPr>
      <w:r>
        <w:rPr>
          <w:rFonts w:hint="eastAsia"/>
        </w:rPr>
        <w:t>图</w:t>
      </w:r>
      <w:r w:rsidR="005F3915">
        <w:rPr>
          <w:rFonts w:hint="eastAsia"/>
        </w:rPr>
        <w:t>3</w:t>
      </w:r>
      <w:r w:rsidR="005F3915">
        <w:t>-</w:t>
      </w:r>
      <w:r>
        <w:rPr>
          <w:rFonts w:hint="eastAsia"/>
        </w:rPr>
        <w:t>3</w:t>
      </w:r>
      <w:r w:rsidR="00BF7583">
        <w:t xml:space="preserve"> </w:t>
      </w:r>
      <w:r w:rsidR="00BF7583">
        <w:rPr>
          <w:rFonts w:hint="eastAsia"/>
        </w:rPr>
        <w:t>管理员用例图</w:t>
      </w:r>
    </w:p>
    <w:p w:rsidR="00B8288E" w:rsidRDefault="00EF6BB4" w:rsidP="00B8288E">
      <w:pPr>
        <w:keepNext/>
      </w:pPr>
      <w:r w:rsidRPr="00B8288E">
        <w:object w:dxaOrig="11520" w:dyaOrig="10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358.8pt" o:ole="">
            <v:imagedata r:id="rId19" o:title=""/>
          </v:shape>
          <o:OLEObject Type="Embed" ProgID="Visio.Drawing.15" ShapeID="_x0000_i1025" DrawAspect="Content" ObjectID="_1651989006" r:id="rId20"/>
        </w:object>
      </w:r>
    </w:p>
    <w:p w:rsidR="00B8288E" w:rsidRPr="00B8288E" w:rsidRDefault="00B8288E" w:rsidP="00B8288E">
      <w:pPr>
        <w:pStyle w:val="af0"/>
        <w:ind w:left="3360" w:firstLine="420"/>
      </w:pPr>
      <w:r>
        <w:rPr>
          <w:rFonts w:hint="eastAsia"/>
        </w:rPr>
        <w:t>图</w:t>
      </w:r>
      <w:r w:rsidR="005F3915">
        <w:rPr>
          <w:rFonts w:hint="eastAsia"/>
        </w:rPr>
        <w:t>3</w:t>
      </w:r>
      <w:r w:rsidR="005F3915">
        <w:t>-</w:t>
      </w:r>
      <w:r>
        <w:rPr>
          <w:rFonts w:hint="eastAsia"/>
        </w:rPr>
        <w:t>4</w:t>
      </w:r>
      <w:r w:rsidR="00BF7583">
        <w:t xml:space="preserve"> </w:t>
      </w:r>
      <w:r w:rsidR="00BF7583">
        <w:rPr>
          <w:rFonts w:hint="eastAsia"/>
        </w:rPr>
        <w:t>管理员</w:t>
      </w:r>
      <w:r w:rsidR="00BF7583">
        <w:rPr>
          <w:rFonts w:hint="eastAsia"/>
        </w:rPr>
        <w:t xml:space="preserve"> </w:t>
      </w:r>
      <w:r w:rsidR="00BF7583">
        <w:t>SSD</w:t>
      </w:r>
      <w:r w:rsidR="00BF7583">
        <w:rPr>
          <w:rFonts w:hint="eastAsia"/>
        </w:rPr>
        <w:t>图</w:t>
      </w:r>
    </w:p>
    <w:p w:rsidR="00B800FB" w:rsidRDefault="00B800FB" w:rsidP="00B800FB">
      <w:pPr>
        <w:pStyle w:val="3"/>
        <w:ind w:firstLine="482"/>
        <w:rPr>
          <w:rFonts w:ascii="黑体" w:hAnsi="黑体"/>
        </w:rPr>
      </w:pPr>
      <w:r>
        <w:rPr>
          <w:rFonts w:ascii="黑体" w:hAnsi="黑体" w:hint="eastAsia"/>
        </w:rPr>
        <w:lastRenderedPageBreak/>
        <w:t>3.1.2</w:t>
      </w:r>
      <w:r w:rsidRPr="00B031F9">
        <w:rPr>
          <w:rFonts w:ascii="黑体" w:hAnsi="黑体" w:hint="eastAsia"/>
        </w:rPr>
        <w:t xml:space="preserve"> </w:t>
      </w:r>
      <w:r>
        <w:rPr>
          <w:rFonts w:ascii="黑体" w:hAnsi="黑体"/>
        </w:rPr>
        <w:t xml:space="preserve"> </w:t>
      </w:r>
      <w:r w:rsidR="00477790">
        <w:rPr>
          <w:rFonts w:ascii="黑体" w:hAnsi="黑体" w:hint="eastAsia"/>
        </w:rPr>
        <w:t>教师</w:t>
      </w:r>
    </w:p>
    <w:p w:rsidR="00B800FB" w:rsidRDefault="00E257E5" w:rsidP="008130AF">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教师的职能主要为布置作业、下载批改、查看编辑及打分统计。其中需要注意的是：一个教师可能执教多个班级，</w:t>
      </w:r>
      <w:r w:rsidR="008130AF">
        <w:rPr>
          <w:rFonts w:ascii="宋体" w:eastAsia="宋体" w:hAnsi="宋体" w:cs="瀹嬩綋" w:hint="eastAsia"/>
          <w:kern w:val="0"/>
          <w:sz w:val="24"/>
          <w:szCs w:val="24"/>
        </w:rPr>
        <w:t>但是一般只会执教同一个年级，这一点在程序中实现的话需要考虑众多复杂情况，比如数据库中班级、教师、学生之间的约束，教师对同一科目不同班级的下载查看，也会影响学生作业的保存。虽然需求分析在前软件实现在后，但如果像这种可以预知的问题还是需要在需求分析中体现出思考。</w:t>
      </w:r>
    </w:p>
    <w:p w:rsidR="00B8288E" w:rsidRDefault="00B8288E" w:rsidP="00B8288E">
      <w:pPr>
        <w:keepNext/>
      </w:pPr>
      <w:r w:rsidRPr="00B8288E">
        <w:rPr>
          <w:rFonts w:ascii="宋体" w:eastAsia="宋体" w:hAnsi="宋体" w:cs="瀹嬩綋"/>
          <w:noProof/>
          <w:kern w:val="0"/>
          <w:sz w:val="24"/>
          <w:szCs w:val="24"/>
        </w:rPr>
        <w:drawing>
          <wp:inline distT="0" distB="0" distL="0" distR="0" wp14:anchorId="4F95FC6E" wp14:editId="0ED53DE5">
            <wp:extent cx="2897391" cy="2377440"/>
            <wp:effectExtent l="0" t="0" r="0" b="381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0098" cy="2379662"/>
                    </a:xfrm>
                    <a:prstGeom prst="rect">
                      <a:avLst/>
                    </a:prstGeom>
                  </pic:spPr>
                </pic:pic>
              </a:graphicData>
            </a:graphic>
          </wp:inline>
        </w:drawing>
      </w:r>
      <w:r w:rsidRPr="00B8288E">
        <w:rPr>
          <w:noProof/>
        </w:rPr>
        <w:drawing>
          <wp:inline distT="0" distB="0" distL="0" distR="0" wp14:anchorId="2491792F" wp14:editId="7BE2C155">
            <wp:extent cx="2479947" cy="2567940"/>
            <wp:effectExtent l="0" t="0" r="0" b="381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81806" cy="2569865"/>
                    </a:xfrm>
                    <a:prstGeom prst="rect">
                      <a:avLst/>
                    </a:prstGeom>
                  </pic:spPr>
                </pic:pic>
              </a:graphicData>
            </a:graphic>
          </wp:inline>
        </w:drawing>
      </w:r>
    </w:p>
    <w:p w:rsidR="00B8288E" w:rsidRPr="00B8288E" w:rsidRDefault="00B8288E" w:rsidP="00B8288E">
      <w:pPr>
        <w:pStyle w:val="af0"/>
        <w:ind w:firstLineChars="700" w:firstLine="1400"/>
      </w:pPr>
      <w:r>
        <w:rPr>
          <w:rFonts w:hint="eastAsia"/>
        </w:rPr>
        <w:t>图</w:t>
      </w:r>
      <w:r w:rsidR="005F3915">
        <w:rPr>
          <w:rFonts w:hint="eastAsia"/>
        </w:rPr>
        <w:t>3</w:t>
      </w:r>
      <w:r w:rsidR="005F3915">
        <w:t>-</w:t>
      </w:r>
      <w:r>
        <w:rPr>
          <w:rFonts w:hint="eastAsia"/>
        </w:rPr>
        <w:t>5</w:t>
      </w:r>
      <w:r>
        <w:t xml:space="preserve"> </w:t>
      </w:r>
      <w:r w:rsidR="00BF7583">
        <w:rPr>
          <w:rFonts w:hint="eastAsia"/>
        </w:rPr>
        <w:t>教师活动图</w:t>
      </w:r>
      <w:r>
        <w:t xml:space="preserve">            </w:t>
      </w:r>
      <w:r w:rsidR="00BF7583">
        <w:t xml:space="preserve">                     </w:t>
      </w:r>
      <w:r>
        <w:rPr>
          <w:rFonts w:hint="eastAsia"/>
        </w:rPr>
        <w:t>图</w:t>
      </w:r>
      <w:r w:rsidR="005F3915">
        <w:rPr>
          <w:rFonts w:hint="eastAsia"/>
        </w:rPr>
        <w:t>3</w:t>
      </w:r>
      <w:r w:rsidR="005F3915">
        <w:t>-</w:t>
      </w:r>
      <w:r>
        <w:rPr>
          <w:rFonts w:hint="eastAsia"/>
        </w:rPr>
        <w:t>6</w:t>
      </w:r>
      <w:r w:rsidR="00BF7583">
        <w:t xml:space="preserve"> </w:t>
      </w:r>
      <w:r w:rsidR="00BF7583">
        <w:rPr>
          <w:rFonts w:hint="eastAsia"/>
        </w:rPr>
        <w:t>教师用例图</w:t>
      </w:r>
    </w:p>
    <w:p w:rsidR="00B8288E" w:rsidRPr="00B8288E" w:rsidRDefault="00B8288E" w:rsidP="00B8288E">
      <w:pPr>
        <w:pStyle w:val="af0"/>
      </w:pPr>
    </w:p>
    <w:p w:rsidR="00B800FB" w:rsidRPr="00B800FB" w:rsidRDefault="00B800FB" w:rsidP="00B800FB">
      <w:pPr>
        <w:pStyle w:val="3"/>
        <w:ind w:firstLine="482"/>
        <w:rPr>
          <w:rFonts w:ascii="黑体" w:hAnsi="黑体"/>
        </w:rPr>
      </w:pPr>
      <w:r>
        <w:rPr>
          <w:rFonts w:ascii="黑体" w:hAnsi="黑体" w:hint="eastAsia"/>
        </w:rPr>
        <w:t>3.1.3</w:t>
      </w:r>
      <w:r w:rsidRPr="00B031F9">
        <w:rPr>
          <w:rFonts w:ascii="黑体" w:hAnsi="黑体" w:hint="eastAsia"/>
        </w:rPr>
        <w:t xml:space="preserve"> </w:t>
      </w:r>
      <w:r>
        <w:rPr>
          <w:rFonts w:ascii="黑体" w:hAnsi="黑体"/>
        </w:rPr>
        <w:t xml:space="preserve"> </w:t>
      </w:r>
      <w:r w:rsidR="00477790">
        <w:rPr>
          <w:rFonts w:ascii="黑体" w:hAnsi="黑体" w:hint="eastAsia"/>
        </w:rPr>
        <w:t>学生</w:t>
      </w:r>
    </w:p>
    <w:p w:rsidR="00B800FB" w:rsidRDefault="00DD337C" w:rsidP="008130AF">
      <w:pPr>
        <w:autoSpaceDE w:val="0"/>
        <w:autoSpaceDN w:val="0"/>
        <w:adjustRightInd w:val="0"/>
        <w:spacing w:line="288" w:lineRule="auto"/>
        <w:ind w:firstLineChars="200" w:firstLine="480"/>
        <w:rPr>
          <w:rFonts w:ascii="宋体" w:eastAsia="宋体" w:hAnsi="宋体" w:cs="瀹嬩綋"/>
          <w:kern w:val="0"/>
          <w:sz w:val="24"/>
          <w:szCs w:val="24"/>
        </w:rPr>
      </w:pPr>
      <w:r w:rsidRPr="00DD337C">
        <w:rPr>
          <w:rFonts w:ascii="宋体" w:eastAsia="宋体" w:hAnsi="宋体" w:cs="瀹嬩綋" w:hint="eastAsia"/>
          <w:kern w:val="0"/>
          <w:sz w:val="24"/>
          <w:szCs w:val="24"/>
        </w:rPr>
        <w:t>学生</w:t>
      </w:r>
      <w:r w:rsidR="008130AF">
        <w:rPr>
          <w:rFonts w:ascii="宋体" w:eastAsia="宋体" w:hAnsi="宋体" w:cs="瀹嬩綋" w:hint="eastAsia"/>
          <w:kern w:val="0"/>
          <w:sz w:val="24"/>
          <w:szCs w:val="24"/>
        </w:rPr>
        <w:t>的主要功能包含：</w:t>
      </w:r>
      <w:r w:rsidRPr="00DD337C">
        <w:rPr>
          <w:rFonts w:ascii="宋体" w:eastAsia="宋体" w:hAnsi="宋体" w:cs="瀹嬩綋" w:hint="eastAsia"/>
          <w:kern w:val="0"/>
          <w:sz w:val="24"/>
          <w:szCs w:val="24"/>
        </w:rPr>
        <w:t>下载</w:t>
      </w:r>
      <w:r w:rsidR="008130AF">
        <w:rPr>
          <w:rFonts w:ascii="宋体" w:eastAsia="宋体" w:hAnsi="宋体" w:cs="瀹嬩綋" w:hint="eastAsia"/>
          <w:kern w:val="0"/>
          <w:sz w:val="24"/>
          <w:szCs w:val="24"/>
        </w:rPr>
        <w:t>、</w:t>
      </w:r>
      <w:r w:rsidRPr="00DD337C">
        <w:rPr>
          <w:rFonts w:ascii="宋体" w:eastAsia="宋体" w:hAnsi="宋体" w:cs="瀹嬩綋" w:hint="eastAsia"/>
          <w:kern w:val="0"/>
          <w:sz w:val="24"/>
          <w:szCs w:val="24"/>
        </w:rPr>
        <w:t>提交</w:t>
      </w:r>
      <w:r w:rsidR="008130AF">
        <w:rPr>
          <w:rFonts w:ascii="宋体" w:eastAsia="宋体" w:hAnsi="宋体" w:cs="瀹嬩綋" w:hint="eastAsia"/>
          <w:kern w:val="0"/>
          <w:sz w:val="24"/>
          <w:szCs w:val="24"/>
        </w:rPr>
        <w:t>作业，查看分数、答案</w:t>
      </w:r>
      <w:r w:rsidR="00C67222">
        <w:rPr>
          <w:rFonts w:ascii="宋体" w:eastAsia="宋体" w:hAnsi="宋体" w:cs="瀹嬩綋" w:hint="eastAsia"/>
          <w:kern w:val="0"/>
          <w:sz w:val="24"/>
          <w:szCs w:val="24"/>
        </w:rPr>
        <w:t>和自己保存的作业。</w:t>
      </w:r>
    </w:p>
    <w:p w:rsidR="00C67222" w:rsidRDefault="00C67222" w:rsidP="00EF6BB4">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学生的功能大多依附于其他角色，在作业流程中属于被动的一方，所以在需求分析中更需着重于其所属模块和其他模块的交互接口，主从次序。</w:t>
      </w:r>
    </w:p>
    <w:p w:rsidR="00B8288E" w:rsidRDefault="00B8288E" w:rsidP="00B8288E">
      <w:pPr>
        <w:keepNext/>
      </w:pPr>
      <w:r w:rsidRPr="00B8288E">
        <w:rPr>
          <w:noProof/>
        </w:rPr>
        <w:drawing>
          <wp:inline distT="0" distB="0" distL="0" distR="0" wp14:anchorId="7CC617DB" wp14:editId="568E196E">
            <wp:extent cx="2506096" cy="2217420"/>
            <wp:effectExtent l="0" t="0" r="889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18571" cy="2228458"/>
                    </a:xfrm>
                    <a:prstGeom prst="rect">
                      <a:avLst/>
                    </a:prstGeom>
                  </pic:spPr>
                </pic:pic>
              </a:graphicData>
            </a:graphic>
          </wp:inline>
        </w:drawing>
      </w:r>
      <w:r w:rsidRPr="00B8288E">
        <w:rPr>
          <w:noProof/>
        </w:rPr>
        <w:drawing>
          <wp:inline distT="0" distB="0" distL="0" distR="0" wp14:anchorId="725EF60E" wp14:editId="401266E1">
            <wp:extent cx="2583180" cy="2584510"/>
            <wp:effectExtent l="0" t="0" r="7620" b="635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599768" cy="2601106"/>
                    </a:xfrm>
                    <a:prstGeom prst="rect">
                      <a:avLst/>
                    </a:prstGeom>
                  </pic:spPr>
                </pic:pic>
              </a:graphicData>
            </a:graphic>
          </wp:inline>
        </w:drawing>
      </w:r>
    </w:p>
    <w:p w:rsidR="00B8288E" w:rsidRPr="00B800FB" w:rsidRDefault="00B8288E" w:rsidP="00B8288E">
      <w:pPr>
        <w:pStyle w:val="af0"/>
        <w:ind w:firstLineChars="1100" w:firstLine="2200"/>
      </w:pPr>
      <w:r>
        <w:rPr>
          <w:rFonts w:hint="eastAsia"/>
        </w:rPr>
        <w:t>图</w:t>
      </w:r>
      <w:r w:rsidR="005F3915">
        <w:rPr>
          <w:rFonts w:hint="eastAsia"/>
        </w:rPr>
        <w:t>3</w:t>
      </w:r>
      <w:r w:rsidR="005F3915">
        <w:t>-</w:t>
      </w:r>
      <w:r>
        <w:rPr>
          <w:rFonts w:hint="eastAsia"/>
        </w:rPr>
        <w:t>7</w:t>
      </w:r>
      <w:r>
        <w:t xml:space="preserve"> </w:t>
      </w:r>
      <w:r w:rsidR="00BF7583">
        <w:rPr>
          <w:rFonts w:hint="eastAsia"/>
        </w:rPr>
        <w:t>学生活动图</w:t>
      </w:r>
      <w:r>
        <w:t xml:space="preserve">     </w:t>
      </w:r>
      <w:r w:rsidR="00EF6BB4">
        <w:t xml:space="preserve">                </w:t>
      </w:r>
      <w:r>
        <w:rPr>
          <w:rFonts w:hint="eastAsia"/>
        </w:rPr>
        <w:t>图</w:t>
      </w:r>
      <w:r w:rsidR="005F3915">
        <w:rPr>
          <w:rFonts w:hint="eastAsia"/>
        </w:rPr>
        <w:t>3</w:t>
      </w:r>
      <w:r w:rsidR="005F3915">
        <w:t>-</w:t>
      </w:r>
      <w:r>
        <w:rPr>
          <w:rFonts w:hint="eastAsia"/>
        </w:rPr>
        <w:t>8</w:t>
      </w:r>
      <w:r>
        <w:t xml:space="preserve"> </w:t>
      </w:r>
      <w:r w:rsidR="00BF7583">
        <w:rPr>
          <w:rFonts w:hint="eastAsia"/>
        </w:rPr>
        <w:t>学生用例图</w:t>
      </w:r>
    </w:p>
    <w:p w:rsidR="00B8288E" w:rsidRPr="00B8288E" w:rsidRDefault="00B8288E" w:rsidP="00B8288E">
      <w:pPr>
        <w:pStyle w:val="af0"/>
      </w:pPr>
    </w:p>
    <w:p w:rsidR="00D013A7" w:rsidRPr="00B031F9" w:rsidRDefault="00D013A7" w:rsidP="00D013A7">
      <w:pPr>
        <w:pStyle w:val="2"/>
        <w:spacing w:before="100" w:beforeAutospacing="1" w:after="100" w:afterAutospacing="1"/>
        <w:rPr>
          <w:rFonts w:ascii="黑体" w:hAnsi="黑体"/>
        </w:rPr>
      </w:pPr>
      <w:bookmarkStart w:id="19" w:name="_Toc514855732"/>
      <w:r w:rsidRPr="00B031F9">
        <w:rPr>
          <w:rFonts w:ascii="黑体" w:hAnsi="黑体" w:hint="eastAsia"/>
        </w:rPr>
        <w:t>3</w:t>
      </w:r>
      <w:r w:rsidRPr="00B031F9">
        <w:rPr>
          <w:rFonts w:ascii="黑体" w:hAnsi="黑体"/>
        </w:rPr>
        <w:t>.2</w:t>
      </w:r>
      <w:r w:rsidR="00167CE3">
        <w:rPr>
          <w:rFonts w:ascii="黑体" w:hAnsi="黑体"/>
        </w:rPr>
        <w:t xml:space="preserve">  </w:t>
      </w:r>
      <w:r w:rsidR="00372BF7">
        <w:rPr>
          <w:rFonts w:ascii="黑体" w:hAnsi="黑体" w:hint="eastAsia"/>
        </w:rPr>
        <w:t>系统</w:t>
      </w:r>
      <w:r w:rsidR="00477790">
        <w:rPr>
          <w:rFonts w:ascii="黑体" w:hAnsi="黑体" w:hint="eastAsia"/>
        </w:rPr>
        <w:t>非</w:t>
      </w:r>
      <w:r w:rsidR="00372BF7">
        <w:rPr>
          <w:rFonts w:ascii="黑体" w:hAnsi="黑体" w:hint="eastAsia"/>
        </w:rPr>
        <w:t>功能需求分析</w:t>
      </w:r>
      <w:bookmarkEnd w:id="19"/>
    </w:p>
    <w:p w:rsidR="00D013A7" w:rsidRDefault="00C67222" w:rsidP="00C67222">
      <w:pPr>
        <w:autoSpaceDE w:val="0"/>
        <w:autoSpaceDN w:val="0"/>
        <w:adjustRightInd w:val="0"/>
        <w:spacing w:line="288" w:lineRule="auto"/>
        <w:ind w:firstLineChars="200" w:firstLine="480"/>
        <w:rPr>
          <w:rFonts w:ascii="宋体" w:eastAsia="宋体" w:hAnsi="宋体" w:cs="瀹嬩綋"/>
          <w:kern w:val="0"/>
          <w:sz w:val="24"/>
          <w:szCs w:val="24"/>
        </w:rPr>
      </w:pPr>
      <w:r w:rsidRPr="00C67222">
        <w:rPr>
          <w:rFonts w:ascii="宋体" w:eastAsia="宋体" w:hAnsi="宋体" w:cs="瀹嬩綋" w:hint="eastAsia"/>
          <w:kern w:val="0"/>
          <w:sz w:val="24"/>
          <w:szCs w:val="24"/>
        </w:rPr>
        <w:t>非功能需求</w:t>
      </w:r>
      <w:r w:rsidR="0082562C">
        <w:rPr>
          <w:rFonts w:ascii="宋体" w:eastAsia="宋体" w:hAnsi="宋体" w:cs="瀹嬩綋" w:hint="eastAsia"/>
          <w:kern w:val="0"/>
          <w:sz w:val="24"/>
          <w:szCs w:val="24"/>
        </w:rPr>
        <w:t>更着重于整个系统的完整性、可靠性、拓展性等硬性要求。打个比方：一场体育比赛，其中运动员、裁判、比赛项目、比赛规则等类比于功能性需求，是构成这场比赛必不可少的条件；而场地、天气、观众、门票价格等类比于非功能需求，这些能够提高比赛的舒适度、观赏度，也就是</w:t>
      </w:r>
      <w:r w:rsidR="00067F57">
        <w:rPr>
          <w:rFonts w:ascii="宋体" w:eastAsia="宋体" w:hAnsi="宋体" w:cs="瀹嬩綋" w:hint="eastAsia"/>
          <w:kern w:val="0"/>
          <w:sz w:val="24"/>
          <w:szCs w:val="24"/>
        </w:rPr>
        <w:t>软件的使用观感。非功能需求大体分为几个方面：性能、可靠性、可扩展性、互操作性、健壮性等，以下将具体针对该系统进行非功能需求分析。</w:t>
      </w:r>
    </w:p>
    <w:p w:rsidR="00067F57" w:rsidRDefault="00067F57" w:rsidP="00C67222">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观感需求：由于该系统属于经常使用的网页项目，所以其U</w:t>
      </w:r>
      <w:r>
        <w:rPr>
          <w:rFonts w:ascii="宋体" w:eastAsia="宋体" w:hAnsi="宋体" w:cs="瀹嬩綋"/>
          <w:kern w:val="0"/>
          <w:sz w:val="24"/>
          <w:szCs w:val="24"/>
        </w:rPr>
        <w:t>I</w:t>
      </w:r>
      <w:r>
        <w:rPr>
          <w:rFonts w:ascii="宋体" w:eastAsia="宋体" w:hAnsi="宋体" w:cs="瀹嬩綋" w:hint="eastAsia"/>
          <w:kern w:val="0"/>
          <w:sz w:val="24"/>
          <w:szCs w:val="24"/>
        </w:rPr>
        <w:t>界面的构建需要满足观感良好、使用便利，比主要功能按钮应当显眼，各模块区分度要高，</w:t>
      </w:r>
      <w:r w:rsidR="00804B53">
        <w:rPr>
          <w:rFonts w:ascii="宋体" w:eastAsia="宋体" w:hAnsi="宋体" w:cs="瀹嬩綋" w:hint="eastAsia"/>
          <w:kern w:val="0"/>
          <w:sz w:val="24"/>
          <w:szCs w:val="24"/>
        </w:rPr>
        <w:t>界面力求精简美观，由于是毕设项目，所以尽可能将所有功能体现在界面中，给人一种整体感。</w:t>
      </w:r>
    </w:p>
    <w:p w:rsidR="00067F57" w:rsidRDefault="00067F57" w:rsidP="00C67222">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性能</w:t>
      </w:r>
      <w:r w:rsidR="00804B53">
        <w:rPr>
          <w:rFonts w:ascii="宋体" w:eastAsia="宋体" w:hAnsi="宋体" w:cs="瀹嬩綋" w:hint="eastAsia"/>
          <w:kern w:val="0"/>
          <w:sz w:val="24"/>
          <w:szCs w:val="24"/>
        </w:rPr>
        <w:t>：其中各模块主要涉及性能的有文件上传下载、文件存储和对数据库的操作。由于现阶段仍属于个人项目，角色占用的资源和网络比较少，对网络和服务器的负荷几乎可以不用考虑，所以当前性能主要体现在功能处理的逻辑、流畅分层次的代码结构和数据库构建的完整性上。</w:t>
      </w:r>
    </w:p>
    <w:p w:rsidR="00067F57" w:rsidRDefault="00067F57" w:rsidP="00C67222">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安全性</w:t>
      </w:r>
      <w:r w:rsidR="00804B53">
        <w:rPr>
          <w:rFonts w:ascii="宋体" w:eastAsia="宋体" w:hAnsi="宋体" w:cs="瀹嬩綋" w:hint="eastAsia"/>
          <w:kern w:val="0"/>
          <w:sz w:val="24"/>
          <w:szCs w:val="24"/>
        </w:rPr>
        <w:t>：和上述类似，</w:t>
      </w:r>
      <w:r w:rsidR="00340432">
        <w:rPr>
          <w:rFonts w:ascii="宋体" w:eastAsia="宋体" w:hAnsi="宋体" w:cs="瀹嬩綋"/>
          <w:kern w:val="0"/>
          <w:sz w:val="24"/>
          <w:szCs w:val="24"/>
        </w:rPr>
        <w:t xml:space="preserve"> </w:t>
      </w:r>
      <w:r w:rsidR="00340432">
        <w:rPr>
          <w:rFonts w:ascii="宋体" w:eastAsia="宋体" w:hAnsi="宋体" w:cs="瀹嬩綋" w:hint="eastAsia"/>
          <w:kern w:val="0"/>
          <w:sz w:val="24"/>
          <w:szCs w:val="24"/>
        </w:rPr>
        <w:t>现阶段对于安全性的考虑很难达到商业化软件对网络、硬件、更新和信息的安全考虑</w:t>
      </w:r>
      <w:r w:rsidR="004744BA">
        <w:rPr>
          <w:rFonts w:ascii="宋体" w:eastAsia="宋体" w:hAnsi="宋体" w:cs="瀹嬩綋" w:hint="eastAsia"/>
          <w:kern w:val="0"/>
          <w:sz w:val="24"/>
          <w:szCs w:val="24"/>
        </w:rPr>
        <w:t>，更多侧重的还是角色用户的功能性完备，用户数据（个人性息和上传作业）的隔离良好，角色的权限逻辑无误等偏向功能性的考虑。</w:t>
      </w:r>
    </w:p>
    <w:p w:rsidR="00067F57" w:rsidRPr="00C67222" w:rsidRDefault="00067F57" w:rsidP="00C67222">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可维护性</w:t>
      </w:r>
      <w:r w:rsidR="004744BA">
        <w:rPr>
          <w:rFonts w:ascii="宋体" w:eastAsia="宋体" w:hAnsi="宋体" w:cs="瀹嬩綋" w:hint="eastAsia"/>
          <w:kern w:val="0"/>
          <w:sz w:val="24"/>
          <w:szCs w:val="24"/>
        </w:rPr>
        <w:t>：可维护性强调一个模块的底层实现一定要留有余地，尽量简洁，为以后功能的拓展提供良好的底层条件。在具体实现中，如果该功能考虑到以后可能会有某方面的发展改进，最好预留出接口与数据空间，并记录备注，方面以后版本更新。对于一些容易发生报错的地方，要明确该处的实现方法与技术规格，也是为以后检修升级做好准备。</w:t>
      </w:r>
    </w:p>
    <w:p w:rsidR="00372BF7" w:rsidRDefault="00D013A7" w:rsidP="00477790">
      <w:pPr>
        <w:pStyle w:val="2"/>
        <w:spacing w:before="100" w:beforeAutospacing="1" w:after="100" w:afterAutospacing="1"/>
        <w:rPr>
          <w:rFonts w:ascii="黑体" w:hAnsi="黑体"/>
        </w:rPr>
      </w:pPr>
      <w:bookmarkStart w:id="20" w:name="_Toc514855734"/>
      <w:r w:rsidRPr="00B031F9">
        <w:rPr>
          <w:rFonts w:ascii="黑体" w:hAnsi="黑体" w:hint="eastAsia"/>
        </w:rPr>
        <w:t>3</w:t>
      </w:r>
      <w:r w:rsidR="00477790">
        <w:rPr>
          <w:rFonts w:ascii="黑体" w:hAnsi="黑体"/>
        </w:rPr>
        <w:t>.</w:t>
      </w:r>
      <w:r w:rsidR="00477790">
        <w:rPr>
          <w:rFonts w:ascii="黑体" w:hAnsi="黑体" w:hint="eastAsia"/>
        </w:rPr>
        <w:t>3</w:t>
      </w:r>
      <w:r w:rsidRPr="00B031F9">
        <w:rPr>
          <w:rFonts w:ascii="黑体" w:hAnsi="黑体"/>
        </w:rPr>
        <w:t xml:space="preserve"> </w:t>
      </w:r>
      <w:r w:rsidR="00167CE3">
        <w:rPr>
          <w:rFonts w:ascii="黑体" w:hAnsi="黑体"/>
        </w:rPr>
        <w:t xml:space="preserve"> </w:t>
      </w:r>
      <w:bookmarkEnd w:id="20"/>
      <w:r w:rsidR="00477790">
        <w:rPr>
          <w:rFonts w:ascii="黑体" w:hAnsi="黑体" w:hint="eastAsia"/>
        </w:rPr>
        <w:t>本章小结</w:t>
      </w:r>
    </w:p>
    <w:p w:rsidR="004744BA" w:rsidRPr="004744BA" w:rsidRDefault="004744BA" w:rsidP="004744BA">
      <w:pPr>
        <w:autoSpaceDE w:val="0"/>
        <w:autoSpaceDN w:val="0"/>
        <w:adjustRightInd w:val="0"/>
        <w:spacing w:line="288" w:lineRule="auto"/>
        <w:ind w:firstLineChars="200" w:firstLine="480"/>
        <w:rPr>
          <w:rFonts w:ascii="宋体" w:eastAsia="宋体" w:hAnsi="宋体" w:cs="瀹嬩綋"/>
          <w:kern w:val="0"/>
          <w:sz w:val="24"/>
          <w:szCs w:val="24"/>
        </w:rPr>
      </w:pPr>
      <w:r w:rsidRPr="004744BA">
        <w:rPr>
          <w:rFonts w:ascii="宋体" w:eastAsia="宋体" w:hAnsi="宋体" w:cs="瀹嬩綋" w:hint="eastAsia"/>
          <w:kern w:val="0"/>
          <w:sz w:val="24"/>
          <w:szCs w:val="24"/>
        </w:rPr>
        <w:t>本章</w:t>
      </w:r>
      <w:r>
        <w:rPr>
          <w:rFonts w:ascii="宋体" w:eastAsia="宋体" w:hAnsi="宋体" w:cs="瀹嬩綋" w:hint="eastAsia"/>
          <w:kern w:val="0"/>
          <w:sz w:val="24"/>
          <w:szCs w:val="24"/>
        </w:rPr>
        <w:t>的需求分析是程序开发的基础，好的需求分析能够减轻后续开发的许多负担，但是随着程序开发的进度，不同时期的要求或者实现的方法也不尽相同，这时需要及时调整，做到与进度匹配</w:t>
      </w:r>
      <w:r w:rsidR="0051230B">
        <w:rPr>
          <w:rFonts w:ascii="宋体" w:eastAsia="宋体" w:hAnsi="宋体" w:cs="瀹嬩綋" w:hint="eastAsia"/>
          <w:kern w:val="0"/>
          <w:sz w:val="24"/>
          <w:szCs w:val="24"/>
        </w:rPr>
        <w:t>，因为程序的需求分析不管再全面再细致，终究是纸上谈兵，落到实处还是为了程序实现服务，所以二者相互制约相互改进，才是程序开发的合理之道。</w:t>
      </w:r>
    </w:p>
    <w:p w:rsidR="00372BF7" w:rsidRPr="004744BA" w:rsidRDefault="00372BF7" w:rsidP="004744BA">
      <w:pPr>
        <w:autoSpaceDE w:val="0"/>
        <w:autoSpaceDN w:val="0"/>
        <w:adjustRightInd w:val="0"/>
        <w:spacing w:line="288" w:lineRule="auto"/>
        <w:rPr>
          <w:rFonts w:ascii="宋体" w:eastAsia="宋体" w:hAnsi="宋体" w:cs="瀹嬩綋"/>
          <w:kern w:val="0"/>
          <w:sz w:val="24"/>
          <w:szCs w:val="24"/>
        </w:rPr>
      </w:pPr>
    </w:p>
    <w:p w:rsidR="00D013A7" w:rsidRPr="004744BA" w:rsidRDefault="00D013A7" w:rsidP="004744BA">
      <w:pPr>
        <w:autoSpaceDE w:val="0"/>
        <w:autoSpaceDN w:val="0"/>
        <w:adjustRightInd w:val="0"/>
        <w:spacing w:line="288" w:lineRule="auto"/>
        <w:rPr>
          <w:rFonts w:ascii="宋体" w:eastAsia="宋体" w:hAnsi="宋体" w:cs="瀹嬩綋"/>
          <w:kern w:val="0"/>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Default="00D013A7" w:rsidP="00D013A7">
      <w:pPr>
        <w:pStyle w:val="1"/>
        <w:spacing w:beforeLines="0" w:afterLines="0"/>
      </w:pPr>
      <w:bookmarkStart w:id="21" w:name="_Toc514855736"/>
      <w:r>
        <w:rPr>
          <w:rFonts w:hint="eastAsia"/>
        </w:rPr>
        <w:lastRenderedPageBreak/>
        <w:t>第四章</w:t>
      </w:r>
      <w:r>
        <w:rPr>
          <w:rFonts w:hint="eastAsia"/>
        </w:rPr>
        <w:t xml:space="preserve"> </w:t>
      </w:r>
      <w:r w:rsidR="00167CE3">
        <w:t xml:space="preserve"> </w:t>
      </w:r>
      <w:r w:rsidR="00372BF7">
        <w:rPr>
          <w:rFonts w:hint="eastAsia"/>
        </w:rPr>
        <w:t>系统的总体设计</w:t>
      </w:r>
      <w:bookmarkEnd w:id="21"/>
    </w:p>
    <w:p w:rsidR="00477790" w:rsidRPr="00477790" w:rsidRDefault="00477790" w:rsidP="00477790"/>
    <w:p w:rsidR="00D013A7" w:rsidRDefault="00D013A7" w:rsidP="00D013A7">
      <w:pPr>
        <w:pStyle w:val="2"/>
        <w:rPr>
          <w:rFonts w:ascii="黑体" w:hAnsi="黑体"/>
        </w:rPr>
      </w:pPr>
      <w:bookmarkStart w:id="22" w:name="_Toc514855737"/>
      <w:r w:rsidRPr="00B031F9">
        <w:rPr>
          <w:rFonts w:ascii="黑体" w:hAnsi="黑体" w:hint="eastAsia"/>
        </w:rPr>
        <w:t>4</w:t>
      </w:r>
      <w:r w:rsidRPr="00B031F9">
        <w:rPr>
          <w:rFonts w:ascii="黑体" w:hAnsi="黑体"/>
        </w:rPr>
        <w:t>.</w:t>
      </w:r>
      <w:r w:rsidRPr="00B031F9">
        <w:rPr>
          <w:rFonts w:ascii="黑体" w:hAnsi="黑体" w:hint="eastAsia"/>
        </w:rPr>
        <w:t xml:space="preserve">1 </w:t>
      </w:r>
      <w:r w:rsidR="00167CE3">
        <w:rPr>
          <w:rFonts w:ascii="黑体" w:hAnsi="黑体"/>
        </w:rPr>
        <w:t xml:space="preserve"> </w:t>
      </w:r>
      <w:r w:rsidR="003E521B">
        <w:rPr>
          <w:rFonts w:ascii="黑体" w:hAnsi="黑体" w:hint="eastAsia"/>
        </w:rPr>
        <w:t>系统整体架构</w:t>
      </w:r>
      <w:r w:rsidR="00372BF7">
        <w:rPr>
          <w:rFonts w:ascii="黑体" w:hAnsi="黑体" w:hint="eastAsia"/>
        </w:rPr>
        <w:t>设计</w:t>
      </w:r>
      <w:bookmarkEnd w:id="22"/>
    </w:p>
    <w:p w:rsidR="00664ABF" w:rsidRDefault="00C817E6" w:rsidP="003E521B">
      <w:pPr>
        <w:autoSpaceDE w:val="0"/>
        <w:autoSpaceDN w:val="0"/>
        <w:adjustRightInd w:val="0"/>
        <w:spacing w:line="288" w:lineRule="auto"/>
        <w:ind w:firstLineChars="200" w:firstLine="480"/>
        <w:rPr>
          <w:rFonts w:ascii="宋体" w:eastAsia="宋体" w:hAnsi="宋体" w:cs="瀹嬩綋"/>
          <w:kern w:val="0"/>
          <w:sz w:val="24"/>
          <w:szCs w:val="24"/>
        </w:rPr>
      </w:pPr>
      <w:r w:rsidRPr="00AB28AD">
        <w:rPr>
          <w:rFonts w:ascii="宋体" w:eastAsia="宋体" w:hAnsi="宋体" w:cs="瀹嬩綋" w:hint="eastAsia"/>
          <w:kern w:val="0"/>
          <w:sz w:val="24"/>
          <w:szCs w:val="24"/>
        </w:rPr>
        <w:t>该系统是标准</w:t>
      </w:r>
      <w:r w:rsidR="004679CD" w:rsidRPr="00AB28AD">
        <w:rPr>
          <w:rFonts w:ascii="宋体" w:eastAsia="宋体" w:hAnsi="宋体" w:cs="瀹嬩綋" w:hint="eastAsia"/>
          <w:kern w:val="0"/>
          <w:sz w:val="24"/>
          <w:szCs w:val="24"/>
        </w:rPr>
        <w:t>规格</w:t>
      </w:r>
      <w:r w:rsidRPr="00AB28AD">
        <w:rPr>
          <w:rFonts w:ascii="宋体" w:eastAsia="宋体" w:hAnsi="宋体" w:cs="瀹嬩綋" w:hint="eastAsia"/>
          <w:kern w:val="0"/>
          <w:sz w:val="24"/>
          <w:szCs w:val="24"/>
        </w:rPr>
        <w:t>的网络项目，其</w:t>
      </w:r>
      <w:r w:rsidR="003E521B">
        <w:rPr>
          <w:rFonts w:ascii="宋体" w:eastAsia="宋体" w:hAnsi="宋体" w:cs="瀹嬩綋" w:hint="eastAsia"/>
          <w:kern w:val="0"/>
          <w:sz w:val="24"/>
          <w:szCs w:val="24"/>
        </w:rPr>
        <w:t>网络部分的</w:t>
      </w:r>
      <w:r w:rsidRPr="00AB28AD">
        <w:rPr>
          <w:rFonts w:ascii="宋体" w:eastAsia="宋体" w:hAnsi="宋体" w:cs="瀹嬩綋" w:hint="eastAsia"/>
          <w:kern w:val="0"/>
          <w:sz w:val="24"/>
          <w:szCs w:val="24"/>
        </w:rPr>
        <w:t>信息传输完全遵循H</w:t>
      </w:r>
      <w:r w:rsidRPr="00AB28AD">
        <w:rPr>
          <w:rFonts w:ascii="宋体" w:eastAsia="宋体" w:hAnsi="宋体" w:cs="瀹嬩綋"/>
          <w:kern w:val="0"/>
          <w:sz w:val="24"/>
          <w:szCs w:val="24"/>
        </w:rPr>
        <w:t>TTP</w:t>
      </w:r>
      <w:r w:rsidRPr="00AB28AD">
        <w:rPr>
          <w:rFonts w:ascii="宋体" w:eastAsia="宋体" w:hAnsi="宋体" w:cs="瀹嬩綋" w:hint="eastAsia"/>
          <w:kern w:val="0"/>
          <w:sz w:val="24"/>
          <w:szCs w:val="24"/>
        </w:rPr>
        <w:t>协议</w:t>
      </w:r>
      <w:r w:rsidR="0096499A" w:rsidRPr="00AB28AD">
        <w:rPr>
          <w:rFonts w:ascii="宋体" w:eastAsia="宋体" w:hAnsi="宋体" w:cs="瀹嬩綋" w:hint="eastAsia"/>
          <w:kern w:val="0"/>
          <w:sz w:val="24"/>
          <w:szCs w:val="24"/>
        </w:rPr>
        <w:t>，H</w:t>
      </w:r>
      <w:r w:rsidR="0096499A" w:rsidRPr="00AB28AD">
        <w:rPr>
          <w:rFonts w:ascii="宋体" w:eastAsia="宋体" w:hAnsi="宋体" w:cs="瀹嬩綋"/>
          <w:kern w:val="0"/>
          <w:sz w:val="24"/>
          <w:szCs w:val="24"/>
        </w:rPr>
        <w:t>TTP</w:t>
      </w:r>
      <w:r w:rsidR="0096499A" w:rsidRPr="00AB28AD">
        <w:rPr>
          <w:rFonts w:ascii="宋体" w:eastAsia="宋体" w:hAnsi="宋体" w:cs="瀹嬩綋" w:hint="eastAsia"/>
          <w:kern w:val="0"/>
          <w:sz w:val="24"/>
          <w:szCs w:val="24"/>
        </w:rPr>
        <w:t>在服务器和客户端之间建立请求/响应模型实现交互和信息传输，简单快捷。该系统网络核心部分采用tomcat实现。</w:t>
      </w:r>
    </w:p>
    <w:p w:rsidR="003E521B" w:rsidRDefault="003E521B" w:rsidP="003E521B">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由于服务器架构因需求而异，所以以图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Pr>
          <w:rFonts w:ascii="宋体" w:eastAsia="宋体" w:hAnsi="宋体" w:cs="瀹嬩綋" w:hint="eastAsia"/>
          <w:kern w:val="0"/>
          <w:sz w:val="24"/>
          <w:szCs w:val="24"/>
        </w:rPr>
        <w:t>1做参考模板</w:t>
      </w:r>
      <w:r w:rsidR="00B0509C">
        <w:rPr>
          <w:rFonts w:ascii="宋体" w:eastAsia="宋体" w:hAnsi="宋体" w:cs="瀹嬩綋" w:hint="eastAsia"/>
          <w:kern w:val="0"/>
          <w:sz w:val="24"/>
          <w:szCs w:val="24"/>
        </w:rPr>
        <w:t>。</w:t>
      </w:r>
    </w:p>
    <w:p w:rsidR="003E521B" w:rsidRDefault="003E521B" w:rsidP="003E521B">
      <w:pPr>
        <w:keepNext/>
        <w:autoSpaceDE w:val="0"/>
        <w:autoSpaceDN w:val="0"/>
        <w:adjustRightInd w:val="0"/>
        <w:spacing w:line="288" w:lineRule="auto"/>
        <w:ind w:firstLineChars="200" w:firstLine="420"/>
      </w:pPr>
      <w:r>
        <w:rPr>
          <w:noProof/>
        </w:rPr>
        <w:drawing>
          <wp:inline distT="0" distB="0" distL="0" distR="0">
            <wp:extent cx="5759450" cy="3259422"/>
            <wp:effectExtent l="0" t="0" r="0" b="0"/>
            <wp:docPr id="17" name="图片 17" descr="https://mmbiz.qpic.cn/mmbiz_png/ziaMsSalywDs1PYibG3JtmxeesLsLQYAmAliby6YUflVG5v5n4hqPbstK9mIgOBlV3C1VlxJF8BAF0NCFQibaNkL9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mbiz.qpic.cn/mmbiz_png/ziaMsSalywDs1PYibG3JtmxeesLsLQYAmAliby6YUflVG5v5n4hqPbstK9mIgOBlV3C1VlxJF8BAF0NCFQibaNkL9g/640?wx_fm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3259422"/>
                    </a:xfrm>
                    <a:prstGeom prst="rect">
                      <a:avLst/>
                    </a:prstGeom>
                    <a:noFill/>
                    <a:ln>
                      <a:noFill/>
                    </a:ln>
                  </pic:spPr>
                </pic:pic>
              </a:graphicData>
            </a:graphic>
          </wp:inline>
        </w:drawing>
      </w:r>
    </w:p>
    <w:p w:rsidR="003E521B" w:rsidRPr="00664ABF" w:rsidRDefault="003E521B" w:rsidP="003E521B">
      <w:pPr>
        <w:pStyle w:val="af0"/>
        <w:ind w:left="3780" w:firstLine="420"/>
        <w:rPr>
          <w:rFonts w:ascii="宋体" w:eastAsia="宋体" w:hAnsi="宋体" w:cs="瀹嬩綋"/>
          <w:kern w:val="0"/>
          <w:sz w:val="24"/>
          <w:szCs w:val="24"/>
        </w:rPr>
      </w:pPr>
      <w:r>
        <w:rPr>
          <w:rFonts w:hint="eastAsia"/>
        </w:rPr>
        <w:t>图</w:t>
      </w:r>
      <w:r w:rsidR="005F3915">
        <w:rPr>
          <w:rFonts w:hint="eastAsia"/>
        </w:rPr>
        <w:t>4</w:t>
      </w:r>
      <w:r w:rsidR="005F3915">
        <w:t>-</w:t>
      </w:r>
      <w:r>
        <w:rPr>
          <w:rFonts w:hint="eastAsia"/>
        </w:rPr>
        <w:t>1</w:t>
      </w:r>
      <w:r w:rsidR="00BF7583">
        <w:t xml:space="preserve"> </w:t>
      </w:r>
      <w:r w:rsidR="00BF7583">
        <w:rPr>
          <w:rFonts w:hint="eastAsia"/>
        </w:rPr>
        <w:t>整体架构参考</w:t>
      </w:r>
    </w:p>
    <w:p w:rsidR="00664ABF" w:rsidRPr="00664ABF" w:rsidRDefault="00AB0878" w:rsidP="00664ABF">
      <w:pPr>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 xml:space="preserve"> </w:t>
      </w:r>
      <w:r w:rsidR="00B0509C">
        <w:rPr>
          <w:rFonts w:ascii="宋体" w:eastAsia="宋体" w:hAnsi="宋体" w:cs="瀹嬩綋"/>
          <w:kern w:val="0"/>
          <w:sz w:val="24"/>
          <w:szCs w:val="24"/>
        </w:rPr>
        <w:t xml:space="preserve"> </w:t>
      </w:r>
    </w:p>
    <w:p w:rsidR="00D013A7" w:rsidRDefault="00D013A7" w:rsidP="00D013A7">
      <w:pPr>
        <w:pStyle w:val="2"/>
        <w:spacing w:before="100" w:beforeAutospacing="1" w:after="100" w:afterAutospacing="1"/>
        <w:rPr>
          <w:rFonts w:ascii="黑体" w:hAnsi="黑体"/>
        </w:rPr>
      </w:pPr>
      <w:bookmarkStart w:id="23" w:name="_Toc514855739"/>
      <w:r w:rsidRPr="00B031F9">
        <w:rPr>
          <w:rFonts w:ascii="黑体" w:hAnsi="黑体" w:hint="eastAsia"/>
        </w:rPr>
        <w:t>4</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系统软件层次架构设计</w:t>
      </w:r>
      <w:bookmarkEnd w:id="23"/>
    </w:p>
    <w:p w:rsidR="00B23692" w:rsidRPr="006B514E" w:rsidRDefault="003E521B" w:rsidP="003E521B">
      <w:pPr>
        <w:autoSpaceDE w:val="0"/>
        <w:autoSpaceDN w:val="0"/>
        <w:adjustRightInd w:val="0"/>
        <w:spacing w:line="288" w:lineRule="auto"/>
        <w:ind w:firstLineChars="200" w:firstLine="480"/>
        <w:rPr>
          <w:rFonts w:ascii="宋体" w:eastAsia="宋体" w:hAnsi="宋体" w:cs="瀹嬩綋"/>
          <w:kern w:val="0"/>
          <w:sz w:val="24"/>
          <w:szCs w:val="24"/>
        </w:rPr>
      </w:pPr>
      <w:r w:rsidRPr="003E521B">
        <w:rPr>
          <w:rFonts w:ascii="宋体" w:eastAsia="宋体" w:hAnsi="宋体" w:cs="瀹嬩綋" w:hint="eastAsia"/>
          <w:kern w:val="0"/>
          <w:sz w:val="24"/>
          <w:szCs w:val="24"/>
        </w:rPr>
        <w:t>该系统采用</w:t>
      </w:r>
      <w:r w:rsidR="00EC73C2">
        <w:rPr>
          <w:rFonts w:ascii="宋体" w:eastAsia="宋体" w:hAnsi="宋体" w:cs="瀹嬩綋" w:hint="eastAsia"/>
          <w:kern w:val="0"/>
          <w:sz w:val="24"/>
          <w:szCs w:val="24"/>
        </w:rPr>
        <w:t>三层架构，其结构模式如</w:t>
      </w:r>
      <w:r w:rsidR="00EC73C2" w:rsidRPr="006B514E">
        <w:rPr>
          <w:rFonts w:ascii="宋体" w:eastAsia="宋体" w:hAnsi="宋体" w:cs="瀹嬩綋" w:hint="eastAsia"/>
          <w:kern w:val="0"/>
          <w:sz w:val="24"/>
          <w:szCs w:val="24"/>
        </w:rPr>
        <w:t>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00EC73C2" w:rsidRPr="006B514E">
        <w:rPr>
          <w:rFonts w:ascii="宋体" w:eastAsia="宋体" w:hAnsi="宋体" w:cs="瀹嬩綋" w:hint="eastAsia"/>
          <w:kern w:val="0"/>
          <w:sz w:val="24"/>
          <w:szCs w:val="24"/>
        </w:rPr>
        <w:t>2。三层架构的三层也可以表示为</w:t>
      </w:r>
      <w:r w:rsidR="00EC73C2" w:rsidRPr="006B514E">
        <w:rPr>
          <w:rFonts w:ascii="宋体" w:eastAsia="宋体" w:hAnsi="宋体" w:cs="瀹嬩綋"/>
          <w:kern w:val="0"/>
          <w:sz w:val="24"/>
          <w:szCs w:val="24"/>
        </w:rPr>
        <w:t>界面层（User Interface layer）、业务逻辑层（Business Logic Layer）、数据访问层（Data access layer）。</w:t>
      </w:r>
      <w:r w:rsidR="00EC73C2" w:rsidRPr="006B514E">
        <w:rPr>
          <w:rFonts w:ascii="宋体" w:eastAsia="宋体" w:hAnsi="宋体" w:cs="瀹嬩綋" w:hint="eastAsia"/>
          <w:kern w:val="0"/>
          <w:sz w:val="24"/>
          <w:szCs w:val="24"/>
        </w:rPr>
        <w:t>表示层顾名思义，主要是界面UI，用于用户交互操作。</w:t>
      </w:r>
      <w:r w:rsidR="00EC73C2" w:rsidRPr="006B514E">
        <w:rPr>
          <w:rFonts w:ascii="宋体" w:eastAsia="宋体" w:hAnsi="宋体" w:cs="瀹嬩綋"/>
          <w:kern w:val="0"/>
          <w:sz w:val="24"/>
          <w:szCs w:val="24"/>
        </w:rPr>
        <w:t>系统主要功能和业务逻辑都在业务逻辑层进行处理。</w:t>
      </w:r>
      <w:r w:rsidR="00EC73C2" w:rsidRPr="006B514E">
        <w:rPr>
          <w:rFonts w:ascii="宋体" w:eastAsia="宋体" w:hAnsi="宋体" w:cs="瀹嬩綋" w:hint="eastAsia"/>
          <w:kern w:val="0"/>
          <w:sz w:val="24"/>
          <w:szCs w:val="24"/>
        </w:rPr>
        <w:t>数据访问层主要是针对数据库的操作，拥有数据处理能力。</w:t>
      </w:r>
    </w:p>
    <w:p w:rsidR="00EC73C2" w:rsidRDefault="00EC73C2" w:rsidP="00EC73C2">
      <w:pPr>
        <w:keepNext/>
        <w:autoSpaceDE w:val="0"/>
        <w:autoSpaceDN w:val="0"/>
        <w:adjustRightInd w:val="0"/>
        <w:spacing w:line="288" w:lineRule="auto"/>
        <w:ind w:firstLineChars="200" w:firstLine="420"/>
      </w:pPr>
      <w:r>
        <w:rPr>
          <w:noProof/>
        </w:rPr>
        <w:lastRenderedPageBreak/>
        <w:drawing>
          <wp:inline distT="0" distB="0" distL="0" distR="0">
            <wp:extent cx="5759450" cy="3789112"/>
            <wp:effectExtent l="0" t="0" r="0" b="1905"/>
            <wp:docPr id="18" name="图片 1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在这里插入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3789112"/>
                    </a:xfrm>
                    <a:prstGeom prst="rect">
                      <a:avLst/>
                    </a:prstGeom>
                    <a:noFill/>
                    <a:ln>
                      <a:noFill/>
                    </a:ln>
                  </pic:spPr>
                </pic:pic>
              </a:graphicData>
            </a:graphic>
          </wp:inline>
        </w:drawing>
      </w:r>
    </w:p>
    <w:p w:rsidR="00EC73C2" w:rsidRDefault="00EC73C2" w:rsidP="00EC73C2">
      <w:pPr>
        <w:pStyle w:val="af0"/>
        <w:ind w:left="2520" w:firstLine="420"/>
      </w:pPr>
      <w:r>
        <w:rPr>
          <w:rFonts w:hint="eastAsia"/>
        </w:rPr>
        <w:t>图</w:t>
      </w:r>
      <w:r w:rsidR="005F3915">
        <w:rPr>
          <w:rFonts w:hint="eastAsia"/>
        </w:rPr>
        <w:t>4</w:t>
      </w:r>
      <w:r w:rsidR="005F3915">
        <w:t>-</w:t>
      </w:r>
      <w:r>
        <w:rPr>
          <w:rFonts w:hint="eastAsia"/>
        </w:rPr>
        <w:t>2</w:t>
      </w:r>
      <w:r w:rsidR="00BF7583">
        <w:t xml:space="preserve"> </w:t>
      </w:r>
      <w:r w:rsidR="00BF7583">
        <w:rPr>
          <w:rFonts w:hint="eastAsia"/>
        </w:rPr>
        <w:t>三层架构</w:t>
      </w:r>
    </w:p>
    <w:p w:rsidR="00EC73C2" w:rsidRPr="006B514E" w:rsidRDefault="00EC73C2" w:rsidP="006B514E">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Spring</w:t>
      </w:r>
      <w:r>
        <w:rPr>
          <w:rFonts w:ascii="宋体" w:eastAsia="宋体" w:hAnsi="宋体" w:cs="瀹嬩綋"/>
          <w:kern w:val="0"/>
          <w:sz w:val="24"/>
          <w:szCs w:val="24"/>
        </w:rPr>
        <w:t xml:space="preserve"> </w:t>
      </w:r>
      <w:r>
        <w:rPr>
          <w:rFonts w:ascii="宋体" w:eastAsia="宋体" w:hAnsi="宋体" w:cs="瀹嬩綋" w:hint="eastAsia"/>
          <w:kern w:val="0"/>
          <w:sz w:val="24"/>
          <w:szCs w:val="24"/>
        </w:rPr>
        <w:t>M</w:t>
      </w:r>
      <w:r>
        <w:rPr>
          <w:rFonts w:ascii="宋体" w:eastAsia="宋体" w:hAnsi="宋体" w:cs="瀹嬩綋"/>
          <w:kern w:val="0"/>
          <w:sz w:val="24"/>
          <w:szCs w:val="24"/>
        </w:rPr>
        <w:t>VC</w:t>
      </w:r>
      <w:r>
        <w:rPr>
          <w:rFonts w:ascii="宋体" w:eastAsia="宋体" w:hAnsi="宋体" w:cs="瀹嬩綋" w:hint="eastAsia"/>
          <w:kern w:val="0"/>
          <w:sz w:val="24"/>
          <w:szCs w:val="24"/>
        </w:rPr>
        <w:t>框架，全称</w:t>
      </w:r>
      <w:r w:rsidRPr="006B514E">
        <w:rPr>
          <w:rFonts w:ascii="宋体" w:eastAsia="宋体" w:hAnsi="宋体" w:cs="瀹嬩綋"/>
          <w:kern w:val="0"/>
          <w:sz w:val="24"/>
          <w:szCs w:val="24"/>
        </w:rPr>
        <w:t>Model View Controller，是模型(model)－视图(view)－控制器(controller)的缩写</w:t>
      </w:r>
      <w:r w:rsidRPr="006B514E">
        <w:rPr>
          <w:rFonts w:ascii="宋体" w:eastAsia="宋体" w:hAnsi="宋体" w:cs="瀹嬩綋" w:hint="eastAsia"/>
          <w:kern w:val="0"/>
          <w:sz w:val="24"/>
          <w:szCs w:val="24"/>
        </w:rPr>
        <w:t>。其参考结构如图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Pr="006B514E">
        <w:rPr>
          <w:rFonts w:ascii="宋体" w:eastAsia="宋体" w:hAnsi="宋体" w:cs="瀹嬩綋" w:hint="eastAsia"/>
          <w:kern w:val="0"/>
          <w:sz w:val="24"/>
          <w:szCs w:val="24"/>
        </w:rPr>
        <w:t>3.工作原理如图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Pr="006B514E">
        <w:rPr>
          <w:rFonts w:ascii="宋体" w:eastAsia="宋体" w:hAnsi="宋体" w:cs="瀹嬩綋" w:hint="eastAsia"/>
          <w:kern w:val="0"/>
          <w:sz w:val="24"/>
          <w:szCs w:val="24"/>
        </w:rPr>
        <w:t>4</w:t>
      </w:r>
    </w:p>
    <w:p w:rsidR="00EC73C2" w:rsidRDefault="00EC73C2" w:rsidP="00EC73C2">
      <w:pPr>
        <w:keepNext/>
        <w:ind w:firstLine="420"/>
      </w:pPr>
      <w:r>
        <w:rPr>
          <w:noProof/>
        </w:rPr>
        <w:drawing>
          <wp:inline distT="0" distB="0" distL="0" distR="0">
            <wp:extent cx="3637788" cy="3520440"/>
            <wp:effectExtent l="0" t="0" r="1270" b="3810"/>
            <wp:docPr id="19" name="图片 19"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1773" cy="3524296"/>
                    </a:xfrm>
                    <a:prstGeom prst="rect">
                      <a:avLst/>
                    </a:prstGeom>
                    <a:noFill/>
                    <a:ln>
                      <a:noFill/>
                    </a:ln>
                  </pic:spPr>
                </pic:pic>
              </a:graphicData>
            </a:graphic>
          </wp:inline>
        </w:drawing>
      </w:r>
    </w:p>
    <w:p w:rsidR="00EC73C2" w:rsidRDefault="00EC73C2" w:rsidP="00EC73C2">
      <w:pPr>
        <w:pStyle w:val="af0"/>
        <w:ind w:left="2520" w:firstLine="420"/>
      </w:pPr>
      <w:r>
        <w:rPr>
          <w:rFonts w:hint="eastAsia"/>
        </w:rPr>
        <w:t>图</w:t>
      </w:r>
      <w:r w:rsidR="005F3915">
        <w:rPr>
          <w:rFonts w:hint="eastAsia"/>
        </w:rPr>
        <w:t>4</w:t>
      </w:r>
      <w:r w:rsidR="005F3915">
        <w:t>-</w:t>
      </w:r>
      <w:r>
        <w:rPr>
          <w:rFonts w:hint="eastAsia"/>
        </w:rPr>
        <w:t>3</w:t>
      </w:r>
      <w:r w:rsidR="00BF7583">
        <w:t xml:space="preserve"> MVC </w:t>
      </w:r>
      <w:r w:rsidR="00BF7583">
        <w:rPr>
          <w:rFonts w:hint="eastAsia"/>
        </w:rPr>
        <w:t>结构</w:t>
      </w:r>
    </w:p>
    <w:p w:rsidR="00EC73C2" w:rsidRDefault="00EC73C2" w:rsidP="00EC73C2">
      <w:pPr>
        <w:keepNext/>
      </w:pPr>
      <w:r>
        <w:rPr>
          <w:noProof/>
        </w:rPr>
        <w:lastRenderedPageBreak/>
        <w:drawing>
          <wp:inline distT="0" distB="0" distL="0" distR="0">
            <wp:extent cx="5759450" cy="3012080"/>
            <wp:effectExtent l="0" t="0" r="0" b="0"/>
            <wp:docPr id="20" name="图片 2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在这里插入图片描述"/>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012080"/>
                    </a:xfrm>
                    <a:prstGeom prst="rect">
                      <a:avLst/>
                    </a:prstGeom>
                    <a:noFill/>
                    <a:ln>
                      <a:noFill/>
                    </a:ln>
                  </pic:spPr>
                </pic:pic>
              </a:graphicData>
            </a:graphic>
          </wp:inline>
        </w:drawing>
      </w:r>
    </w:p>
    <w:p w:rsidR="00EC73C2" w:rsidRPr="00EC73C2" w:rsidRDefault="00EC73C2" w:rsidP="00EC73C2">
      <w:pPr>
        <w:pStyle w:val="af0"/>
        <w:ind w:left="2940" w:firstLine="420"/>
      </w:pPr>
      <w:r>
        <w:rPr>
          <w:rFonts w:hint="eastAsia"/>
        </w:rPr>
        <w:t>图</w:t>
      </w:r>
      <w:r w:rsidR="005F3915">
        <w:rPr>
          <w:rFonts w:hint="eastAsia"/>
        </w:rPr>
        <w:t>4</w:t>
      </w:r>
      <w:r w:rsidR="005F3915">
        <w:t>-</w:t>
      </w:r>
      <w:r>
        <w:rPr>
          <w:rFonts w:hint="eastAsia"/>
        </w:rPr>
        <w:t>4</w:t>
      </w:r>
      <w:r w:rsidR="00BF7583">
        <w:t xml:space="preserve"> MVC</w:t>
      </w:r>
      <w:r w:rsidR="00BF7583">
        <w:rPr>
          <w:rFonts w:hint="eastAsia"/>
        </w:rPr>
        <w:t>工作原理</w:t>
      </w:r>
    </w:p>
    <w:p w:rsidR="00D013A7" w:rsidRDefault="00D013A7" w:rsidP="00D013A7">
      <w:pPr>
        <w:pStyle w:val="2"/>
        <w:spacing w:before="100" w:beforeAutospacing="1" w:after="100" w:afterAutospacing="1"/>
        <w:rPr>
          <w:rFonts w:ascii="黑体" w:hAnsi="黑体"/>
        </w:rPr>
      </w:pPr>
      <w:bookmarkStart w:id="24" w:name="_Toc514855740"/>
      <w:r w:rsidRPr="00B031F9">
        <w:rPr>
          <w:rFonts w:ascii="黑体" w:hAnsi="黑体" w:hint="eastAsia"/>
        </w:rPr>
        <w:t>4</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372BF7">
        <w:rPr>
          <w:rFonts w:ascii="黑体" w:hAnsi="黑体" w:hint="eastAsia"/>
        </w:rPr>
        <w:t>系统功能模块设计</w:t>
      </w:r>
      <w:bookmarkEnd w:id="24"/>
    </w:p>
    <w:p w:rsidR="00D244BD" w:rsidRPr="006B514E" w:rsidRDefault="00EC73C2" w:rsidP="006B514E">
      <w:pPr>
        <w:autoSpaceDE w:val="0"/>
        <w:autoSpaceDN w:val="0"/>
        <w:adjustRightInd w:val="0"/>
        <w:spacing w:line="288" w:lineRule="auto"/>
        <w:ind w:firstLineChars="200" w:firstLine="480"/>
        <w:rPr>
          <w:rFonts w:ascii="宋体" w:eastAsia="宋体" w:hAnsi="宋体" w:cs="瀹嬩綋"/>
          <w:kern w:val="0"/>
          <w:sz w:val="24"/>
          <w:szCs w:val="24"/>
        </w:rPr>
      </w:pPr>
      <w:r w:rsidRPr="006B514E">
        <w:rPr>
          <w:rFonts w:ascii="宋体" w:eastAsia="宋体" w:hAnsi="宋体" w:cs="瀹嬩綋" w:hint="eastAsia"/>
          <w:kern w:val="0"/>
          <w:sz w:val="24"/>
          <w:szCs w:val="24"/>
        </w:rPr>
        <w:t>在需求分析中已经将角色功能</w:t>
      </w:r>
      <w:r w:rsidR="009831C0" w:rsidRPr="006B514E">
        <w:rPr>
          <w:rFonts w:ascii="宋体" w:eastAsia="宋体" w:hAnsi="宋体" w:cs="瀹嬩綋" w:hint="eastAsia"/>
          <w:kern w:val="0"/>
          <w:sz w:val="24"/>
          <w:szCs w:val="24"/>
        </w:rPr>
        <w:t>分析完全，</w:t>
      </w:r>
      <w:r w:rsidR="008C602B" w:rsidRPr="006B514E">
        <w:rPr>
          <w:rFonts w:ascii="宋体" w:eastAsia="宋体" w:hAnsi="宋体" w:cs="瀹嬩綋" w:hint="eastAsia"/>
          <w:kern w:val="0"/>
          <w:sz w:val="24"/>
          <w:szCs w:val="24"/>
        </w:rPr>
        <w:t>此处的系统功能模块设计主要是将所有功能分类整合，</w:t>
      </w:r>
      <w:r w:rsidR="00BF7583" w:rsidRPr="006B514E">
        <w:rPr>
          <w:rFonts w:ascii="宋体" w:eastAsia="宋体" w:hAnsi="宋体" w:cs="瀹嬩綋" w:hint="eastAsia"/>
          <w:kern w:val="0"/>
          <w:sz w:val="24"/>
          <w:szCs w:val="24"/>
        </w:rPr>
        <w:t>由于角色间的功能有所交叉重复，所以需要将角色功能进行分离整合，</w:t>
      </w:r>
      <w:r w:rsidR="004D5590" w:rsidRPr="006B514E">
        <w:rPr>
          <w:rFonts w:ascii="宋体" w:eastAsia="宋体" w:hAnsi="宋体" w:cs="瀹嬩綋" w:hint="eastAsia"/>
          <w:kern w:val="0"/>
          <w:sz w:val="24"/>
          <w:szCs w:val="24"/>
        </w:rPr>
        <w:t>需要游离于角色之外，</w:t>
      </w:r>
      <w:r w:rsidR="00BF7583" w:rsidRPr="006B514E">
        <w:rPr>
          <w:rFonts w:ascii="宋体" w:eastAsia="宋体" w:hAnsi="宋体" w:cs="瀹嬩綋" w:hint="eastAsia"/>
          <w:kern w:val="0"/>
          <w:sz w:val="24"/>
          <w:szCs w:val="24"/>
        </w:rPr>
        <w:t>表现为单独的模块化，为后续程序开发提供功能性的区分隔离，该系统的具体体现如图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00BF7583" w:rsidRPr="006B514E">
        <w:rPr>
          <w:rFonts w:ascii="宋体" w:eastAsia="宋体" w:hAnsi="宋体" w:cs="瀹嬩綋" w:hint="eastAsia"/>
          <w:kern w:val="0"/>
          <w:sz w:val="24"/>
          <w:szCs w:val="24"/>
        </w:rPr>
        <w:t>5.</w:t>
      </w:r>
    </w:p>
    <w:p w:rsidR="008B67C6" w:rsidRDefault="0098006A" w:rsidP="008B67C6">
      <w:pPr>
        <w:keepNext/>
      </w:pPr>
      <w:r w:rsidRPr="0098006A">
        <w:rPr>
          <w:noProof/>
        </w:rPr>
        <w:drawing>
          <wp:inline distT="0" distB="0" distL="0" distR="0">
            <wp:extent cx="5759450" cy="3230911"/>
            <wp:effectExtent l="0" t="0" r="0" b="7620"/>
            <wp:docPr id="32" name="图片 32" descr="C:\Users\Administrator\Desktop\功能模块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功能模块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230911"/>
                    </a:xfrm>
                    <a:prstGeom prst="rect">
                      <a:avLst/>
                    </a:prstGeom>
                    <a:noFill/>
                    <a:ln>
                      <a:noFill/>
                    </a:ln>
                  </pic:spPr>
                </pic:pic>
              </a:graphicData>
            </a:graphic>
          </wp:inline>
        </w:drawing>
      </w:r>
    </w:p>
    <w:p w:rsidR="008B67C6" w:rsidRDefault="008B67C6" w:rsidP="008B67C6">
      <w:pPr>
        <w:pStyle w:val="af0"/>
        <w:ind w:left="2940" w:firstLine="420"/>
      </w:pPr>
      <w:r>
        <w:rPr>
          <w:rFonts w:hint="eastAsia"/>
        </w:rPr>
        <w:t>图</w:t>
      </w:r>
      <w:r w:rsidR="005F3915">
        <w:rPr>
          <w:rFonts w:hint="eastAsia"/>
        </w:rPr>
        <w:t>4</w:t>
      </w:r>
      <w:r w:rsidR="005F3915">
        <w:t>-</w:t>
      </w:r>
      <w:r>
        <w:rPr>
          <w:rFonts w:hint="eastAsia"/>
        </w:rPr>
        <w:t>5</w:t>
      </w:r>
      <w:r>
        <w:t xml:space="preserve"> </w:t>
      </w:r>
      <w:r>
        <w:rPr>
          <w:rFonts w:hint="eastAsia"/>
        </w:rPr>
        <w:t>系统功能模块</w:t>
      </w:r>
    </w:p>
    <w:p w:rsidR="00D013A7" w:rsidRPr="00372BF7" w:rsidRDefault="00D013A7" w:rsidP="00FF1E86">
      <w:pPr>
        <w:rPr>
          <w:rFonts w:ascii="宋体" w:eastAsia="宋体" w:hAnsi="宋体" w:cs="瀹嬩綋"/>
          <w:kern w:val="0"/>
          <w:sz w:val="24"/>
          <w:szCs w:val="24"/>
        </w:rPr>
      </w:pPr>
      <w:r w:rsidRPr="00B031F9">
        <w:rPr>
          <w:rFonts w:ascii="黑体" w:hAnsi="黑体"/>
        </w:rPr>
        <w:tab/>
      </w:r>
    </w:p>
    <w:p w:rsidR="00D013A7" w:rsidRDefault="00D013A7" w:rsidP="00D013A7">
      <w:pPr>
        <w:pStyle w:val="2"/>
        <w:spacing w:before="100" w:beforeAutospacing="1" w:after="100" w:afterAutospacing="1"/>
        <w:rPr>
          <w:rFonts w:ascii="黑体" w:hAnsi="黑体"/>
        </w:rPr>
      </w:pPr>
      <w:bookmarkStart w:id="25" w:name="_Toc514855741"/>
      <w:r w:rsidRPr="00B031F9">
        <w:rPr>
          <w:rFonts w:ascii="黑体" w:hAnsi="黑体" w:hint="eastAsia"/>
        </w:rPr>
        <w:lastRenderedPageBreak/>
        <w:t>4</w:t>
      </w:r>
      <w:r w:rsidRPr="00B031F9">
        <w:rPr>
          <w:rFonts w:ascii="黑体" w:hAnsi="黑体"/>
        </w:rPr>
        <w:t xml:space="preserve">.4 </w:t>
      </w:r>
      <w:r w:rsidR="00167CE3">
        <w:rPr>
          <w:rFonts w:ascii="黑体" w:hAnsi="黑体"/>
        </w:rPr>
        <w:t xml:space="preserve"> </w:t>
      </w:r>
      <w:r w:rsidR="00372BF7">
        <w:rPr>
          <w:rFonts w:ascii="黑体" w:hAnsi="黑体" w:hint="eastAsia"/>
        </w:rPr>
        <w:t>系统的数据库设计</w:t>
      </w:r>
      <w:bookmarkEnd w:id="25"/>
    </w:p>
    <w:p w:rsidR="00A33B64" w:rsidRPr="006B514E" w:rsidRDefault="00A33B64" w:rsidP="00CE6815">
      <w:pPr>
        <w:spacing w:line="288" w:lineRule="auto"/>
        <w:ind w:firstLineChars="200" w:firstLine="480"/>
        <w:rPr>
          <w:rFonts w:ascii="宋体" w:eastAsia="宋体" w:hAnsi="宋体" w:cs="瀹嬩綋"/>
          <w:kern w:val="0"/>
          <w:sz w:val="24"/>
          <w:szCs w:val="24"/>
        </w:rPr>
      </w:pPr>
      <w:r w:rsidRPr="006B514E">
        <w:rPr>
          <w:rFonts w:ascii="宋体" w:eastAsia="宋体" w:hAnsi="宋体" w:cs="瀹嬩綋" w:hint="eastAsia"/>
          <w:kern w:val="0"/>
          <w:sz w:val="24"/>
          <w:szCs w:val="24"/>
        </w:rPr>
        <w:t>数据库设计尽量做到精简完备</w:t>
      </w:r>
      <w:r w:rsidR="005A5DBB" w:rsidRPr="006B514E">
        <w:rPr>
          <w:rFonts w:ascii="宋体" w:eastAsia="宋体" w:hAnsi="宋体" w:cs="瀹嬩綋" w:hint="eastAsia"/>
          <w:kern w:val="0"/>
          <w:sz w:val="24"/>
          <w:szCs w:val="24"/>
        </w:rPr>
        <w:t>，每个表的元素属性应当</w:t>
      </w:r>
      <w:r w:rsidR="00FE42BB" w:rsidRPr="006B514E">
        <w:rPr>
          <w:rFonts w:ascii="宋体" w:eastAsia="宋体" w:hAnsi="宋体" w:cs="瀹嬩綋" w:hint="eastAsia"/>
          <w:kern w:val="0"/>
          <w:sz w:val="24"/>
          <w:szCs w:val="24"/>
        </w:rPr>
        <w:t>充分考虑所有情况，将表的属性对应到程序功能实现中去，也可以通过功能反推到数据库属性，比如我需要发送邮件找回密码，那么个人信息中就需要有邮件这一属性；再者作业需要打分，所以分数也是“作业“该表的属性之一。</w:t>
      </w:r>
    </w:p>
    <w:p w:rsidR="00FE42BB" w:rsidRPr="006B514E" w:rsidRDefault="00FE42BB" w:rsidP="00CE6815">
      <w:pPr>
        <w:spacing w:line="288" w:lineRule="auto"/>
        <w:ind w:firstLineChars="200" w:firstLine="480"/>
        <w:rPr>
          <w:rFonts w:ascii="宋体" w:eastAsia="宋体" w:hAnsi="宋体" w:cs="瀹嬩綋"/>
          <w:kern w:val="0"/>
          <w:sz w:val="24"/>
          <w:szCs w:val="24"/>
        </w:rPr>
      </w:pPr>
      <w:r w:rsidRPr="006B514E">
        <w:rPr>
          <w:rFonts w:ascii="宋体" w:eastAsia="宋体" w:hAnsi="宋体" w:cs="瀹嬩綋" w:hint="eastAsia"/>
          <w:kern w:val="0"/>
          <w:sz w:val="24"/>
          <w:szCs w:val="24"/>
        </w:rPr>
        <w:t>数据库的设计还需遵循操作便利，提高访问效率，减少程序的负荷。</w:t>
      </w:r>
    </w:p>
    <w:p w:rsidR="00FE42BB" w:rsidRPr="006B514E" w:rsidRDefault="00FE42BB" w:rsidP="00CE6815">
      <w:pPr>
        <w:spacing w:line="288" w:lineRule="auto"/>
        <w:ind w:firstLineChars="200" w:firstLine="480"/>
        <w:rPr>
          <w:rFonts w:ascii="宋体" w:eastAsia="宋体" w:hAnsi="宋体" w:cs="瀹嬩綋"/>
          <w:kern w:val="0"/>
          <w:sz w:val="24"/>
          <w:szCs w:val="24"/>
        </w:rPr>
      </w:pPr>
      <w:r w:rsidRPr="006B514E">
        <w:rPr>
          <w:rFonts w:ascii="宋体" w:eastAsia="宋体" w:hAnsi="宋体" w:cs="瀹嬩綋" w:hint="eastAsia"/>
          <w:kern w:val="0"/>
          <w:sz w:val="24"/>
          <w:szCs w:val="24"/>
        </w:rPr>
        <w:t>数据库的核心可以分为构建与操作，操作主要设计前后端交互，需要在程序中实现，数据库的构建需要合理建立表的数量和属性，设置好表之间的约束是其中关键。数据库表的约束可以分为五大约束，分别为：主键约束、唯一约束、检查约束</w:t>
      </w:r>
      <w:r w:rsidR="00142371" w:rsidRPr="006B514E">
        <w:rPr>
          <w:rFonts w:ascii="宋体" w:eastAsia="宋体" w:hAnsi="宋体" w:cs="瀹嬩綋" w:hint="eastAsia"/>
          <w:kern w:val="0"/>
          <w:sz w:val="24"/>
          <w:szCs w:val="24"/>
        </w:rPr>
        <w:t>、默认约束和外键约束。此处不再逐一解释分析，只分析使用了的约束。主键约束：唯一性的属性，能够完全区分该表下的所有成员。默认约束：初始化后的默认值，后续可修改，可以应用于初始密码等设计。外键约束：表与表之间元素的关系，可以进行并发控制</w:t>
      </w:r>
      <w:r w:rsidR="001B333F" w:rsidRPr="006B514E">
        <w:rPr>
          <w:rFonts w:ascii="宋体" w:eastAsia="宋体" w:hAnsi="宋体" w:cs="瀹嬩綋" w:hint="eastAsia"/>
          <w:kern w:val="0"/>
          <w:sz w:val="24"/>
          <w:szCs w:val="24"/>
        </w:rPr>
        <w:t>。该系统运用外键约束在作业和学生作业的zyid（作业I</w:t>
      </w:r>
      <w:r w:rsidR="001B333F" w:rsidRPr="006B514E">
        <w:rPr>
          <w:rFonts w:ascii="宋体" w:eastAsia="宋体" w:hAnsi="宋体" w:cs="瀹嬩綋"/>
          <w:kern w:val="0"/>
          <w:sz w:val="24"/>
          <w:szCs w:val="24"/>
        </w:rPr>
        <w:t>D</w:t>
      </w:r>
      <w:r w:rsidR="001B333F" w:rsidRPr="006B514E">
        <w:rPr>
          <w:rFonts w:ascii="宋体" w:eastAsia="宋体" w:hAnsi="宋体" w:cs="瀹嬩綋" w:hint="eastAsia"/>
          <w:kern w:val="0"/>
          <w:sz w:val="24"/>
          <w:szCs w:val="24"/>
        </w:rPr>
        <w:t>）中，</w:t>
      </w:r>
      <w:r w:rsidR="00142371" w:rsidRPr="006B514E">
        <w:rPr>
          <w:rFonts w:ascii="宋体" w:eastAsia="宋体" w:hAnsi="宋体" w:cs="瀹嬩綋" w:hint="eastAsia"/>
          <w:kern w:val="0"/>
          <w:sz w:val="24"/>
          <w:szCs w:val="24"/>
        </w:rPr>
        <w:t>比如该系统中的教师删除作业，那么学生作业也会同时删除，但这样设计会导致学生上传的作业会丢失，失去了为学生保存作业的初衷，</w:t>
      </w:r>
      <w:r w:rsidR="001B333F" w:rsidRPr="006B514E">
        <w:rPr>
          <w:rFonts w:ascii="宋体" w:eastAsia="宋体" w:hAnsi="宋体" w:cs="瀹嬩綋" w:hint="eastAsia"/>
          <w:kern w:val="0"/>
          <w:sz w:val="24"/>
          <w:szCs w:val="24"/>
        </w:rPr>
        <w:t>此处仍有待考虑，但外键约束可以存在</w:t>
      </w:r>
      <w:r w:rsidR="00546735">
        <w:rPr>
          <w:rFonts w:ascii="宋体" w:eastAsia="宋体" w:hAnsi="宋体" w:cs="瀹嬩綋" w:hint="eastAsia"/>
          <w:kern w:val="0"/>
          <w:sz w:val="24"/>
          <w:szCs w:val="24"/>
        </w:rPr>
        <w:t>，其他外键约束详见E</w:t>
      </w:r>
      <w:r w:rsidR="00546735">
        <w:rPr>
          <w:rFonts w:ascii="宋体" w:eastAsia="宋体" w:hAnsi="宋体" w:cs="瀹嬩綋"/>
          <w:kern w:val="0"/>
          <w:sz w:val="24"/>
          <w:szCs w:val="24"/>
        </w:rPr>
        <w:t>-R</w:t>
      </w:r>
      <w:r w:rsidR="00546735">
        <w:rPr>
          <w:rFonts w:ascii="宋体" w:eastAsia="宋体" w:hAnsi="宋体" w:cs="瀹嬩綋" w:hint="eastAsia"/>
          <w:kern w:val="0"/>
          <w:sz w:val="24"/>
          <w:szCs w:val="24"/>
        </w:rPr>
        <w:t>图。</w:t>
      </w:r>
    </w:p>
    <w:p w:rsidR="00142371" w:rsidRPr="006B514E" w:rsidRDefault="00142371" w:rsidP="00CE6815">
      <w:pPr>
        <w:spacing w:line="288" w:lineRule="auto"/>
        <w:ind w:firstLineChars="200" w:firstLine="480"/>
        <w:rPr>
          <w:rFonts w:ascii="宋体" w:eastAsia="宋体" w:hAnsi="宋体" w:cs="瀹嬩綋"/>
          <w:kern w:val="0"/>
          <w:sz w:val="24"/>
          <w:szCs w:val="24"/>
        </w:rPr>
      </w:pPr>
      <w:r w:rsidRPr="006B514E">
        <w:rPr>
          <w:rFonts w:ascii="宋体" w:eastAsia="宋体" w:hAnsi="宋体" w:cs="瀹嬩綋" w:hint="eastAsia"/>
          <w:kern w:val="0"/>
          <w:sz w:val="24"/>
          <w:szCs w:val="24"/>
        </w:rPr>
        <w:t>最终的数据库构建由5个表构成，</w:t>
      </w:r>
      <w:r w:rsidR="0043326D" w:rsidRPr="006B514E">
        <w:rPr>
          <w:rFonts w:ascii="宋体" w:eastAsia="宋体" w:hAnsi="宋体" w:cs="瀹嬩綋" w:hint="eastAsia"/>
          <w:kern w:val="0"/>
          <w:sz w:val="24"/>
          <w:szCs w:val="24"/>
        </w:rPr>
        <w:t>详见图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0043326D" w:rsidRPr="006B514E">
        <w:rPr>
          <w:rFonts w:ascii="宋体" w:eastAsia="宋体" w:hAnsi="宋体" w:cs="瀹嬩綋" w:hint="eastAsia"/>
          <w:kern w:val="0"/>
          <w:sz w:val="24"/>
          <w:szCs w:val="24"/>
        </w:rPr>
        <w:t>6的用户、图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0043326D" w:rsidRPr="006B514E">
        <w:rPr>
          <w:rFonts w:ascii="宋体" w:eastAsia="宋体" w:hAnsi="宋体" w:cs="瀹嬩綋" w:hint="eastAsia"/>
          <w:kern w:val="0"/>
          <w:sz w:val="24"/>
          <w:szCs w:val="24"/>
        </w:rPr>
        <w:t>7的学生、图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0043326D" w:rsidRPr="006B514E">
        <w:rPr>
          <w:rFonts w:ascii="宋体" w:eastAsia="宋体" w:hAnsi="宋体" w:cs="瀹嬩綋" w:hint="eastAsia"/>
          <w:kern w:val="0"/>
          <w:sz w:val="24"/>
          <w:szCs w:val="24"/>
        </w:rPr>
        <w:t>8的班级、图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0043326D" w:rsidRPr="006B514E">
        <w:rPr>
          <w:rFonts w:ascii="宋体" w:eastAsia="宋体" w:hAnsi="宋体" w:cs="瀹嬩綋" w:hint="eastAsia"/>
          <w:kern w:val="0"/>
          <w:sz w:val="24"/>
          <w:szCs w:val="24"/>
        </w:rPr>
        <w:t>9的作业和图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0043326D" w:rsidRPr="006B514E">
        <w:rPr>
          <w:rFonts w:ascii="宋体" w:eastAsia="宋体" w:hAnsi="宋体" w:cs="瀹嬩綋" w:hint="eastAsia"/>
          <w:kern w:val="0"/>
          <w:sz w:val="24"/>
          <w:szCs w:val="24"/>
        </w:rPr>
        <w:t>10的学生作业</w:t>
      </w:r>
      <w:r w:rsidR="006C1B21" w:rsidRPr="006B514E">
        <w:rPr>
          <w:rFonts w:ascii="宋体" w:eastAsia="宋体" w:hAnsi="宋体" w:cs="瀹嬩綋" w:hint="eastAsia"/>
          <w:kern w:val="0"/>
          <w:sz w:val="24"/>
          <w:szCs w:val="24"/>
        </w:rPr>
        <w:t>。E</w:t>
      </w:r>
      <w:r w:rsidR="006C1B21" w:rsidRPr="006B514E">
        <w:rPr>
          <w:rFonts w:ascii="宋体" w:eastAsia="宋体" w:hAnsi="宋体" w:cs="瀹嬩綋"/>
          <w:kern w:val="0"/>
          <w:sz w:val="24"/>
          <w:szCs w:val="24"/>
        </w:rPr>
        <w:t>-R</w:t>
      </w:r>
      <w:r w:rsidR="006C1B21" w:rsidRPr="006B514E">
        <w:rPr>
          <w:rFonts w:ascii="宋体" w:eastAsia="宋体" w:hAnsi="宋体" w:cs="瀹嬩綋" w:hint="eastAsia"/>
          <w:kern w:val="0"/>
          <w:sz w:val="24"/>
          <w:szCs w:val="24"/>
        </w:rPr>
        <w:t>图如图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006C1B21" w:rsidRPr="006B514E">
        <w:rPr>
          <w:rFonts w:ascii="宋体" w:eastAsia="宋体" w:hAnsi="宋体" w:cs="瀹嬩綋" w:hint="eastAsia"/>
          <w:kern w:val="0"/>
          <w:sz w:val="24"/>
          <w:szCs w:val="24"/>
        </w:rPr>
        <w:t>11所示。</w:t>
      </w:r>
    </w:p>
    <w:p w:rsidR="006C1B21" w:rsidRDefault="006C1B21" w:rsidP="006C1B21">
      <w:pPr>
        <w:keepNext/>
      </w:pPr>
      <w:r>
        <w:rPr>
          <w:noProof/>
        </w:rPr>
        <w:drawing>
          <wp:inline distT="0" distB="0" distL="0" distR="0" wp14:anchorId="2ED870F6" wp14:editId="467B184A">
            <wp:extent cx="4391887" cy="3413760"/>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92369" cy="3491864"/>
                    </a:xfrm>
                    <a:prstGeom prst="rect">
                      <a:avLst/>
                    </a:prstGeom>
                  </pic:spPr>
                </pic:pic>
              </a:graphicData>
            </a:graphic>
          </wp:inline>
        </w:drawing>
      </w:r>
    </w:p>
    <w:p w:rsidR="006C1B21" w:rsidRDefault="006C1B21" w:rsidP="006C1B21">
      <w:pPr>
        <w:pStyle w:val="af0"/>
        <w:ind w:left="2520" w:firstLine="420"/>
      </w:pPr>
      <w:r>
        <w:rPr>
          <w:rFonts w:hint="eastAsia"/>
        </w:rPr>
        <w:t>图</w:t>
      </w:r>
      <w:r w:rsidR="005F3915">
        <w:rPr>
          <w:rFonts w:hint="eastAsia"/>
        </w:rPr>
        <w:t>4</w:t>
      </w:r>
      <w:r w:rsidR="005F3915">
        <w:t>-</w:t>
      </w:r>
      <w:r>
        <w:rPr>
          <w:rFonts w:hint="eastAsia"/>
        </w:rPr>
        <w:t>6</w:t>
      </w:r>
      <w:r>
        <w:t xml:space="preserve"> </w:t>
      </w:r>
      <w:r>
        <w:rPr>
          <w:rFonts w:hint="eastAsia"/>
        </w:rPr>
        <w:t>用户</w:t>
      </w:r>
    </w:p>
    <w:p w:rsidR="006C1B21" w:rsidRPr="00CE6815" w:rsidRDefault="006C1B21" w:rsidP="00CE6815">
      <w:pPr>
        <w:spacing w:line="288" w:lineRule="auto"/>
        <w:ind w:firstLineChars="200" w:firstLine="480"/>
        <w:rPr>
          <w:rFonts w:ascii="宋体" w:eastAsia="宋体" w:hAnsi="宋体" w:cs="瀹嬩綋"/>
          <w:kern w:val="0"/>
          <w:sz w:val="24"/>
          <w:szCs w:val="24"/>
        </w:rPr>
      </w:pPr>
      <w:r w:rsidRPr="00CE6815">
        <w:rPr>
          <w:rFonts w:ascii="宋体" w:eastAsia="宋体" w:hAnsi="宋体" w:cs="瀹嬩綋" w:hint="eastAsia"/>
          <w:kern w:val="0"/>
          <w:sz w:val="24"/>
          <w:szCs w:val="24"/>
        </w:rPr>
        <w:t>其中属性依次为：</w:t>
      </w:r>
      <w:r w:rsidR="001B333F" w:rsidRPr="00CE6815">
        <w:rPr>
          <w:rFonts w:ascii="宋体" w:eastAsia="宋体" w:hAnsi="宋体" w:cs="瀹嬩綋" w:hint="eastAsia"/>
          <w:kern w:val="0"/>
          <w:sz w:val="24"/>
          <w:szCs w:val="24"/>
        </w:rPr>
        <w:t>用户I</w:t>
      </w:r>
      <w:r w:rsidR="001B333F" w:rsidRPr="00CE6815">
        <w:rPr>
          <w:rFonts w:ascii="宋体" w:eastAsia="宋体" w:hAnsi="宋体" w:cs="瀹嬩綋"/>
          <w:kern w:val="0"/>
          <w:sz w:val="24"/>
          <w:szCs w:val="24"/>
        </w:rPr>
        <w:t>D</w:t>
      </w:r>
      <w:r w:rsidR="001B333F" w:rsidRPr="00CE6815">
        <w:rPr>
          <w:rFonts w:ascii="宋体" w:eastAsia="宋体" w:hAnsi="宋体" w:cs="瀹嬩綋" w:hint="eastAsia"/>
          <w:kern w:val="0"/>
          <w:sz w:val="24"/>
          <w:szCs w:val="24"/>
        </w:rPr>
        <w:t>、用户姓名、用户登陆名、登陆密码、登录角色、电话、邮箱、电话是否对学生保密、执教科目、执教班级</w:t>
      </w:r>
      <w:r w:rsidR="00012B86" w:rsidRPr="00CE6815">
        <w:rPr>
          <w:rFonts w:ascii="宋体" w:eastAsia="宋体" w:hAnsi="宋体" w:cs="瀹嬩綋" w:hint="eastAsia"/>
          <w:kern w:val="0"/>
          <w:sz w:val="24"/>
          <w:szCs w:val="24"/>
        </w:rPr>
        <w:t>、用户性别</w:t>
      </w:r>
    </w:p>
    <w:p w:rsidR="006C1B21" w:rsidRDefault="006C1B21" w:rsidP="006C1B21">
      <w:pPr>
        <w:keepNext/>
      </w:pPr>
      <w:r>
        <w:rPr>
          <w:noProof/>
        </w:rPr>
        <w:lastRenderedPageBreak/>
        <w:drawing>
          <wp:inline distT="0" distB="0" distL="0" distR="0" wp14:anchorId="518E582C" wp14:editId="23BD7184">
            <wp:extent cx="4978400" cy="3869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7541" cy="3907844"/>
                    </a:xfrm>
                    <a:prstGeom prst="rect">
                      <a:avLst/>
                    </a:prstGeom>
                  </pic:spPr>
                </pic:pic>
              </a:graphicData>
            </a:graphic>
          </wp:inline>
        </w:drawing>
      </w:r>
    </w:p>
    <w:p w:rsidR="006C1B21" w:rsidRDefault="006C1B21" w:rsidP="005F3915">
      <w:pPr>
        <w:pStyle w:val="af0"/>
        <w:ind w:left="2520" w:firstLine="420"/>
      </w:pPr>
      <w:r>
        <w:rPr>
          <w:rFonts w:hint="eastAsia"/>
        </w:rPr>
        <w:t>图</w:t>
      </w:r>
      <w:r w:rsidR="005F3915">
        <w:rPr>
          <w:rFonts w:hint="eastAsia"/>
        </w:rPr>
        <w:t>4</w:t>
      </w:r>
      <w:r w:rsidR="005F3915">
        <w:t>-</w:t>
      </w:r>
      <w:r>
        <w:rPr>
          <w:rFonts w:hint="eastAsia"/>
        </w:rPr>
        <w:t>7</w:t>
      </w:r>
      <w:r>
        <w:t xml:space="preserve"> </w:t>
      </w:r>
      <w:r>
        <w:rPr>
          <w:rFonts w:hint="eastAsia"/>
        </w:rPr>
        <w:t>学生</w:t>
      </w:r>
    </w:p>
    <w:p w:rsidR="006C1B21" w:rsidRPr="00CE6815" w:rsidRDefault="006C1B21" w:rsidP="00CE6815">
      <w:pPr>
        <w:spacing w:line="288" w:lineRule="auto"/>
        <w:ind w:firstLineChars="200" w:firstLine="480"/>
        <w:rPr>
          <w:rFonts w:ascii="宋体" w:eastAsia="宋体" w:hAnsi="宋体" w:cs="瀹嬩綋"/>
          <w:kern w:val="0"/>
          <w:sz w:val="24"/>
          <w:szCs w:val="24"/>
        </w:rPr>
      </w:pPr>
      <w:r w:rsidRPr="00CE6815">
        <w:rPr>
          <w:rFonts w:ascii="宋体" w:eastAsia="宋体" w:hAnsi="宋体" w:cs="瀹嬩綋" w:hint="eastAsia"/>
          <w:kern w:val="0"/>
          <w:sz w:val="24"/>
          <w:szCs w:val="24"/>
        </w:rPr>
        <w:t>其中属性依次为：</w:t>
      </w:r>
      <w:r w:rsidR="008A2C2E" w:rsidRPr="00CE6815">
        <w:rPr>
          <w:rFonts w:ascii="宋体" w:eastAsia="宋体" w:hAnsi="宋体" w:cs="瀹嬩綋" w:hint="eastAsia"/>
          <w:kern w:val="0"/>
          <w:sz w:val="24"/>
          <w:szCs w:val="24"/>
        </w:rPr>
        <w:t>学生I</w:t>
      </w:r>
      <w:r w:rsidR="008A2C2E" w:rsidRPr="00CE6815">
        <w:rPr>
          <w:rFonts w:ascii="宋体" w:eastAsia="宋体" w:hAnsi="宋体" w:cs="瀹嬩綋"/>
          <w:kern w:val="0"/>
          <w:sz w:val="24"/>
          <w:szCs w:val="24"/>
        </w:rPr>
        <w:t>D</w:t>
      </w:r>
      <w:r w:rsidR="008A2C2E" w:rsidRPr="00CE6815">
        <w:rPr>
          <w:rFonts w:ascii="宋体" w:eastAsia="宋体" w:hAnsi="宋体" w:cs="瀹嬩綋" w:hint="eastAsia"/>
          <w:kern w:val="0"/>
          <w:sz w:val="24"/>
          <w:szCs w:val="24"/>
        </w:rPr>
        <w:t>、学号、姓名、性别、班号、学年、登录名、密码、角色、邮箱</w:t>
      </w:r>
    </w:p>
    <w:p w:rsidR="006C1B21" w:rsidRDefault="006C1B21" w:rsidP="006C1B21">
      <w:pPr>
        <w:keepNext/>
      </w:pPr>
      <w:r>
        <w:rPr>
          <w:noProof/>
        </w:rPr>
        <w:drawing>
          <wp:inline distT="0" distB="0" distL="0" distR="0" wp14:anchorId="6C424572" wp14:editId="4E38F224">
            <wp:extent cx="5029102" cy="390906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5975" cy="3914402"/>
                    </a:xfrm>
                    <a:prstGeom prst="rect">
                      <a:avLst/>
                    </a:prstGeom>
                  </pic:spPr>
                </pic:pic>
              </a:graphicData>
            </a:graphic>
          </wp:inline>
        </w:drawing>
      </w:r>
    </w:p>
    <w:p w:rsidR="006C1B21" w:rsidRDefault="006C1B21" w:rsidP="005F3915">
      <w:pPr>
        <w:pStyle w:val="af0"/>
        <w:ind w:left="2520" w:firstLine="420"/>
      </w:pPr>
      <w:r>
        <w:rPr>
          <w:rFonts w:hint="eastAsia"/>
        </w:rPr>
        <w:t>图</w:t>
      </w:r>
      <w:r w:rsidR="005F3915">
        <w:rPr>
          <w:rFonts w:hint="eastAsia"/>
        </w:rPr>
        <w:t>4</w:t>
      </w:r>
      <w:r w:rsidR="005F3915">
        <w:t>-</w:t>
      </w:r>
      <w:r>
        <w:rPr>
          <w:rFonts w:hint="eastAsia"/>
        </w:rPr>
        <w:t>8</w:t>
      </w:r>
      <w:r>
        <w:t xml:space="preserve"> </w:t>
      </w:r>
      <w:r>
        <w:rPr>
          <w:rFonts w:hint="eastAsia"/>
        </w:rPr>
        <w:t>班级</w:t>
      </w:r>
    </w:p>
    <w:p w:rsidR="006C1B21" w:rsidRPr="00CE6815" w:rsidRDefault="006C1B21" w:rsidP="00CE6815">
      <w:pPr>
        <w:spacing w:line="288" w:lineRule="auto"/>
        <w:ind w:firstLineChars="200" w:firstLine="480"/>
        <w:rPr>
          <w:rFonts w:ascii="宋体" w:eastAsia="宋体" w:hAnsi="宋体" w:cs="瀹嬩綋"/>
          <w:kern w:val="0"/>
          <w:sz w:val="24"/>
          <w:szCs w:val="24"/>
        </w:rPr>
      </w:pPr>
      <w:r w:rsidRPr="00CE6815">
        <w:rPr>
          <w:rFonts w:ascii="宋体" w:eastAsia="宋体" w:hAnsi="宋体" w:cs="瀹嬩綋" w:hint="eastAsia"/>
          <w:kern w:val="0"/>
          <w:sz w:val="24"/>
          <w:szCs w:val="24"/>
        </w:rPr>
        <w:lastRenderedPageBreak/>
        <w:t>其中属性依次为：</w:t>
      </w:r>
      <w:r w:rsidR="00720F2A" w:rsidRPr="00CE6815">
        <w:rPr>
          <w:rFonts w:ascii="宋体" w:eastAsia="宋体" w:hAnsi="宋体" w:cs="瀹嬩綋" w:hint="eastAsia"/>
          <w:kern w:val="0"/>
          <w:sz w:val="24"/>
          <w:szCs w:val="24"/>
        </w:rPr>
        <w:t>班级I</w:t>
      </w:r>
      <w:r w:rsidR="00720F2A" w:rsidRPr="00CE6815">
        <w:rPr>
          <w:rFonts w:ascii="宋体" w:eastAsia="宋体" w:hAnsi="宋体" w:cs="瀹嬩綋"/>
          <w:kern w:val="0"/>
          <w:sz w:val="24"/>
          <w:szCs w:val="24"/>
        </w:rPr>
        <w:t>D</w:t>
      </w:r>
      <w:r w:rsidR="00720F2A" w:rsidRPr="00CE6815">
        <w:rPr>
          <w:rFonts w:ascii="宋体" w:eastAsia="宋体" w:hAnsi="宋体" w:cs="瀹嬩綋" w:hint="eastAsia"/>
          <w:kern w:val="0"/>
          <w:sz w:val="24"/>
          <w:szCs w:val="24"/>
        </w:rPr>
        <w:t>、班号、</w:t>
      </w:r>
      <w:r w:rsidR="008C7561" w:rsidRPr="00CE6815">
        <w:rPr>
          <w:rFonts w:ascii="宋体" w:eastAsia="宋体" w:hAnsi="宋体" w:cs="瀹嬩綋" w:hint="eastAsia"/>
          <w:kern w:val="0"/>
          <w:sz w:val="24"/>
          <w:szCs w:val="24"/>
        </w:rPr>
        <w:t>所属教师I</w:t>
      </w:r>
      <w:r w:rsidR="008C7561" w:rsidRPr="00CE6815">
        <w:rPr>
          <w:rFonts w:ascii="宋体" w:eastAsia="宋体" w:hAnsi="宋体" w:cs="瀹嬩綋"/>
          <w:kern w:val="0"/>
          <w:sz w:val="24"/>
          <w:szCs w:val="24"/>
        </w:rPr>
        <w:t>D</w:t>
      </w:r>
      <w:r w:rsidR="008C7561" w:rsidRPr="00CE6815">
        <w:rPr>
          <w:rFonts w:ascii="宋体" w:eastAsia="宋体" w:hAnsi="宋体" w:cs="瀹嬩綋" w:hint="eastAsia"/>
          <w:kern w:val="0"/>
          <w:sz w:val="24"/>
          <w:szCs w:val="24"/>
        </w:rPr>
        <w:t>、</w:t>
      </w:r>
      <w:r w:rsidR="001B7A36" w:rsidRPr="00CE6815">
        <w:rPr>
          <w:rFonts w:ascii="宋体" w:eastAsia="宋体" w:hAnsi="宋体" w:cs="瀹嬩綋" w:hint="eastAsia"/>
          <w:kern w:val="0"/>
          <w:sz w:val="24"/>
          <w:szCs w:val="24"/>
        </w:rPr>
        <w:t>预留项、拓展项</w:t>
      </w:r>
    </w:p>
    <w:p w:rsidR="006C1B21" w:rsidRDefault="006C1B21" w:rsidP="006C1B21">
      <w:pPr>
        <w:keepNext/>
      </w:pPr>
      <w:r>
        <w:rPr>
          <w:noProof/>
        </w:rPr>
        <w:drawing>
          <wp:inline distT="0" distB="0" distL="0" distR="0" wp14:anchorId="334ECD65" wp14:editId="1694FF10">
            <wp:extent cx="5105400" cy="39683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549" cy="3975476"/>
                    </a:xfrm>
                    <a:prstGeom prst="rect">
                      <a:avLst/>
                    </a:prstGeom>
                  </pic:spPr>
                </pic:pic>
              </a:graphicData>
            </a:graphic>
          </wp:inline>
        </w:drawing>
      </w:r>
    </w:p>
    <w:p w:rsidR="006C1B21" w:rsidRPr="006C1B21" w:rsidRDefault="006C1B21" w:rsidP="005F3915">
      <w:pPr>
        <w:pStyle w:val="af0"/>
        <w:ind w:left="2940" w:firstLine="420"/>
      </w:pPr>
      <w:r>
        <w:rPr>
          <w:rFonts w:hint="eastAsia"/>
        </w:rPr>
        <w:t>图</w:t>
      </w:r>
      <w:r w:rsidR="005F3915">
        <w:rPr>
          <w:rFonts w:hint="eastAsia"/>
        </w:rPr>
        <w:t>4</w:t>
      </w:r>
      <w:r w:rsidR="005F3915">
        <w:t>-</w:t>
      </w:r>
      <w:r>
        <w:rPr>
          <w:rFonts w:hint="eastAsia"/>
        </w:rPr>
        <w:t>9</w:t>
      </w:r>
      <w:r>
        <w:t xml:space="preserve"> </w:t>
      </w:r>
      <w:r>
        <w:rPr>
          <w:rFonts w:hint="eastAsia"/>
        </w:rPr>
        <w:t>作业</w:t>
      </w:r>
    </w:p>
    <w:p w:rsidR="006C1B21" w:rsidRPr="00CE6815" w:rsidRDefault="006C1B21" w:rsidP="00CE6815">
      <w:pPr>
        <w:spacing w:line="288" w:lineRule="auto"/>
        <w:ind w:firstLineChars="200" w:firstLine="480"/>
        <w:rPr>
          <w:rFonts w:ascii="宋体" w:eastAsia="宋体" w:hAnsi="宋体" w:cs="瀹嬩綋"/>
          <w:kern w:val="0"/>
          <w:sz w:val="24"/>
          <w:szCs w:val="24"/>
        </w:rPr>
      </w:pPr>
      <w:r w:rsidRPr="00CE6815">
        <w:rPr>
          <w:rFonts w:ascii="宋体" w:eastAsia="宋体" w:hAnsi="宋体" w:cs="瀹嬩綋" w:hint="eastAsia"/>
          <w:kern w:val="0"/>
          <w:sz w:val="24"/>
          <w:szCs w:val="24"/>
        </w:rPr>
        <w:t>其中属性依次为：</w:t>
      </w:r>
      <w:r w:rsidR="001B7A36" w:rsidRPr="00CE6815">
        <w:rPr>
          <w:rFonts w:ascii="宋体" w:eastAsia="宋体" w:hAnsi="宋体" w:cs="瀹嬩綋" w:hint="eastAsia"/>
          <w:kern w:val="0"/>
          <w:sz w:val="24"/>
          <w:szCs w:val="24"/>
        </w:rPr>
        <w:t>作业I</w:t>
      </w:r>
      <w:r w:rsidR="001B7A36" w:rsidRPr="00CE6815">
        <w:rPr>
          <w:rFonts w:ascii="宋体" w:eastAsia="宋体" w:hAnsi="宋体" w:cs="瀹嬩綋"/>
          <w:kern w:val="0"/>
          <w:sz w:val="24"/>
          <w:szCs w:val="24"/>
        </w:rPr>
        <w:t>D</w:t>
      </w:r>
      <w:r w:rsidR="001B7A36" w:rsidRPr="00CE6815">
        <w:rPr>
          <w:rFonts w:ascii="宋体" w:eastAsia="宋体" w:hAnsi="宋体" w:cs="瀹嬩綋" w:hint="eastAsia"/>
          <w:kern w:val="0"/>
          <w:sz w:val="24"/>
          <w:szCs w:val="24"/>
        </w:rPr>
        <w:t>、作业标题、作业内容、作业附件、作业答案、作业创建时间、作业所属教师I</w:t>
      </w:r>
      <w:r w:rsidR="001B7A36" w:rsidRPr="00CE6815">
        <w:rPr>
          <w:rFonts w:ascii="宋体" w:eastAsia="宋体" w:hAnsi="宋体" w:cs="瀹嬩綋"/>
          <w:kern w:val="0"/>
          <w:sz w:val="24"/>
          <w:szCs w:val="24"/>
        </w:rPr>
        <w:t>D</w:t>
      </w:r>
      <w:r w:rsidR="001B7A36" w:rsidRPr="00CE6815">
        <w:rPr>
          <w:rFonts w:ascii="宋体" w:eastAsia="宋体" w:hAnsi="宋体" w:cs="瀹嬩綋" w:hint="eastAsia"/>
          <w:kern w:val="0"/>
          <w:sz w:val="24"/>
          <w:szCs w:val="24"/>
        </w:rPr>
        <w:t>、作业所属班级I</w:t>
      </w:r>
      <w:r w:rsidR="001B7A36" w:rsidRPr="00CE6815">
        <w:rPr>
          <w:rFonts w:ascii="宋体" w:eastAsia="宋体" w:hAnsi="宋体" w:cs="瀹嬩綋"/>
          <w:kern w:val="0"/>
          <w:sz w:val="24"/>
          <w:szCs w:val="24"/>
        </w:rPr>
        <w:t>D</w:t>
      </w:r>
      <w:r w:rsidR="001B7A36" w:rsidRPr="00CE6815">
        <w:rPr>
          <w:rFonts w:ascii="宋体" w:eastAsia="宋体" w:hAnsi="宋体" w:cs="瀹嬩綋" w:hint="eastAsia"/>
          <w:kern w:val="0"/>
          <w:sz w:val="24"/>
          <w:szCs w:val="24"/>
        </w:rPr>
        <w:t>、作业科目、作业截图</w:t>
      </w:r>
    </w:p>
    <w:p w:rsidR="001B333F" w:rsidRDefault="001B333F" w:rsidP="001B333F">
      <w:pPr>
        <w:keepNext/>
        <w:rPr>
          <w:rFonts w:hint="eastAsia"/>
        </w:rPr>
      </w:pPr>
      <w:r>
        <w:rPr>
          <w:noProof/>
        </w:rPr>
        <w:drawing>
          <wp:inline distT="0" distB="0" distL="0" distR="0" wp14:anchorId="16CE3F1F" wp14:editId="19DA0312">
            <wp:extent cx="4724400" cy="3192460"/>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7834" cy="3201538"/>
                    </a:xfrm>
                    <a:prstGeom prst="rect">
                      <a:avLst/>
                    </a:prstGeom>
                  </pic:spPr>
                </pic:pic>
              </a:graphicData>
            </a:graphic>
          </wp:inline>
        </w:drawing>
      </w:r>
      <w:r w:rsidR="005F3915">
        <w:tab/>
      </w:r>
    </w:p>
    <w:p w:rsidR="001B333F" w:rsidRPr="006C1B21" w:rsidRDefault="001B333F" w:rsidP="005F3915">
      <w:pPr>
        <w:pStyle w:val="af0"/>
        <w:ind w:left="2100" w:firstLine="420"/>
      </w:pPr>
      <w:r>
        <w:rPr>
          <w:rFonts w:hint="eastAsia"/>
        </w:rPr>
        <w:t>图</w:t>
      </w:r>
      <w:r w:rsidR="005F3915">
        <w:rPr>
          <w:rFonts w:hint="eastAsia"/>
        </w:rPr>
        <w:t>4</w:t>
      </w:r>
      <w:r w:rsidR="005F3915">
        <w:t>-</w:t>
      </w:r>
      <w:r>
        <w:rPr>
          <w:rFonts w:hint="eastAsia"/>
        </w:rPr>
        <w:t>10</w:t>
      </w:r>
      <w:r>
        <w:t xml:space="preserve"> </w:t>
      </w:r>
      <w:r>
        <w:rPr>
          <w:rFonts w:hint="eastAsia"/>
        </w:rPr>
        <w:t>学生作业</w:t>
      </w:r>
    </w:p>
    <w:p w:rsidR="006C1B21" w:rsidRPr="00CE6815" w:rsidRDefault="006C1B21" w:rsidP="00CE6815">
      <w:pPr>
        <w:spacing w:line="288" w:lineRule="auto"/>
        <w:ind w:firstLineChars="200" w:firstLine="480"/>
        <w:rPr>
          <w:rFonts w:ascii="宋体" w:eastAsia="宋体" w:hAnsi="宋体" w:cs="瀹嬩綋"/>
          <w:kern w:val="0"/>
          <w:sz w:val="24"/>
          <w:szCs w:val="24"/>
        </w:rPr>
      </w:pPr>
      <w:r w:rsidRPr="00CE6815">
        <w:rPr>
          <w:rFonts w:ascii="宋体" w:eastAsia="宋体" w:hAnsi="宋体" w:cs="瀹嬩綋" w:hint="eastAsia"/>
          <w:kern w:val="0"/>
          <w:sz w:val="24"/>
          <w:szCs w:val="24"/>
        </w:rPr>
        <w:t>其中属性依次为：</w:t>
      </w:r>
      <w:r w:rsidR="001B7A36" w:rsidRPr="00CE6815">
        <w:rPr>
          <w:rFonts w:ascii="宋体" w:eastAsia="宋体" w:hAnsi="宋体" w:cs="瀹嬩綋" w:hint="eastAsia"/>
          <w:kern w:val="0"/>
          <w:sz w:val="24"/>
          <w:szCs w:val="24"/>
        </w:rPr>
        <w:t>学生作业I</w:t>
      </w:r>
      <w:r w:rsidR="001B7A36" w:rsidRPr="00CE6815">
        <w:rPr>
          <w:rFonts w:ascii="宋体" w:eastAsia="宋体" w:hAnsi="宋体" w:cs="瀹嬩綋"/>
          <w:kern w:val="0"/>
          <w:sz w:val="24"/>
          <w:szCs w:val="24"/>
        </w:rPr>
        <w:t>D</w:t>
      </w:r>
      <w:r w:rsidR="001B7A36" w:rsidRPr="00CE6815">
        <w:rPr>
          <w:rFonts w:ascii="宋体" w:eastAsia="宋体" w:hAnsi="宋体" w:cs="瀹嬩綋" w:hint="eastAsia"/>
          <w:kern w:val="0"/>
          <w:sz w:val="24"/>
          <w:szCs w:val="24"/>
        </w:rPr>
        <w:t>、学生I</w:t>
      </w:r>
      <w:r w:rsidR="001B7A36" w:rsidRPr="00CE6815">
        <w:rPr>
          <w:rFonts w:ascii="宋体" w:eastAsia="宋体" w:hAnsi="宋体" w:cs="瀹嬩綋"/>
          <w:kern w:val="0"/>
          <w:sz w:val="24"/>
          <w:szCs w:val="24"/>
        </w:rPr>
        <w:t>D</w:t>
      </w:r>
      <w:r w:rsidR="001B7A36" w:rsidRPr="00CE6815">
        <w:rPr>
          <w:rFonts w:ascii="宋体" w:eastAsia="宋体" w:hAnsi="宋体" w:cs="瀹嬩綋" w:hint="eastAsia"/>
          <w:kern w:val="0"/>
          <w:sz w:val="24"/>
          <w:szCs w:val="24"/>
        </w:rPr>
        <w:t>、学生作业附件、学生作业分数、学生作业创建时间、学生作业所属班级、学生作业所属科目、学生作业所属作业I</w:t>
      </w:r>
      <w:r w:rsidR="001B7A36" w:rsidRPr="00CE6815">
        <w:rPr>
          <w:rFonts w:ascii="宋体" w:eastAsia="宋体" w:hAnsi="宋体" w:cs="瀹嬩綋"/>
          <w:kern w:val="0"/>
          <w:sz w:val="24"/>
          <w:szCs w:val="24"/>
        </w:rPr>
        <w:t>D</w:t>
      </w:r>
      <w:r w:rsidR="001B7A36" w:rsidRPr="00CE6815">
        <w:rPr>
          <w:rFonts w:ascii="宋体" w:eastAsia="宋体" w:hAnsi="宋体" w:cs="瀹嬩綋" w:hint="eastAsia"/>
          <w:kern w:val="0"/>
          <w:sz w:val="24"/>
          <w:szCs w:val="24"/>
        </w:rPr>
        <w:t>、学生作业截</w:t>
      </w:r>
      <w:r w:rsidR="001B7A36" w:rsidRPr="00CE6815">
        <w:rPr>
          <w:rFonts w:ascii="宋体" w:eastAsia="宋体" w:hAnsi="宋体" w:cs="瀹嬩綋" w:hint="eastAsia"/>
          <w:kern w:val="0"/>
          <w:sz w:val="24"/>
          <w:szCs w:val="24"/>
        </w:rPr>
        <w:lastRenderedPageBreak/>
        <w:t>图</w:t>
      </w:r>
    </w:p>
    <w:p w:rsidR="006C1B21" w:rsidRPr="006C1B21" w:rsidRDefault="006C1B21" w:rsidP="006C1B21"/>
    <w:p w:rsidR="006C1B21" w:rsidRDefault="00D456E0" w:rsidP="006C1B21">
      <w:pPr>
        <w:keepNext/>
      </w:pPr>
      <w:r>
        <w:rPr>
          <w:noProof/>
        </w:rPr>
        <w:drawing>
          <wp:inline distT="0" distB="0" distL="0" distR="0" wp14:anchorId="5729BED5" wp14:editId="10168A0F">
            <wp:extent cx="4828884" cy="36576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1049" cy="3659240"/>
                    </a:xfrm>
                    <a:prstGeom prst="rect">
                      <a:avLst/>
                    </a:prstGeom>
                  </pic:spPr>
                </pic:pic>
              </a:graphicData>
            </a:graphic>
          </wp:inline>
        </w:drawing>
      </w:r>
    </w:p>
    <w:p w:rsidR="006C1B21" w:rsidRDefault="006C1B21" w:rsidP="006C1B21">
      <w:pPr>
        <w:pStyle w:val="af0"/>
        <w:ind w:left="3360" w:firstLine="420"/>
      </w:pPr>
      <w:r>
        <w:rPr>
          <w:rFonts w:hint="eastAsia"/>
        </w:rPr>
        <w:t>图</w:t>
      </w:r>
      <w:r w:rsidR="005F3915">
        <w:t>4-</w:t>
      </w:r>
      <w:r>
        <w:rPr>
          <w:rFonts w:hint="eastAsia"/>
        </w:rPr>
        <w:t>11</w:t>
      </w:r>
    </w:p>
    <w:p w:rsidR="001B333F" w:rsidRPr="00CE6815" w:rsidRDefault="001B333F" w:rsidP="00CE6815">
      <w:pPr>
        <w:spacing w:line="288" w:lineRule="auto"/>
        <w:ind w:firstLineChars="200" w:firstLine="480"/>
        <w:rPr>
          <w:rFonts w:ascii="宋体" w:eastAsia="宋体" w:hAnsi="宋体" w:cs="瀹嬩綋"/>
          <w:kern w:val="0"/>
          <w:sz w:val="24"/>
          <w:szCs w:val="24"/>
        </w:rPr>
      </w:pPr>
      <w:r w:rsidRPr="00CE6815">
        <w:rPr>
          <w:rFonts w:ascii="宋体" w:eastAsia="宋体" w:hAnsi="宋体" w:cs="瀹嬩綋" w:hint="eastAsia"/>
          <w:kern w:val="0"/>
          <w:sz w:val="24"/>
          <w:szCs w:val="24"/>
        </w:rPr>
        <w:t>其中连线为外键约束。</w:t>
      </w:r>
    </w:p>
    <w:p w:rsidR="00372BF7" w:rsidRDefault="00372BF7" w:rsidP="009133B3">
      <w:pPr>
        <w:pStyle w:val="2"/>
        <w:spacing w:before="100" w:beforeAutospacing="1" w:after="100" w:afterAutospacing="1"/>
        <w:rPr>
          <w:rFonts w:ascii="黑体" w:hAnsi="黑体"/>
        </w:rPr>
      </w:pPr>
      <w:bookmarkStart w:id="26" w:name="_Toc514855742"/>
      <w:r w:rsidRPr="00B031F9">
        <w:rPr>
          <w:rFonts w:ascii="黑体" w:hAnsi="黑体" w:hint="eastAsia"/>
        </w:rPr>
        <w:t>4</w:t>
      </w:r>
      <w:r w:rsidRPr="00B031F9">
        <w:rPr>
          <w:rFonts w:ascii="黑体" w:hAnsi="黑体"/>
        </w:rPr>
        <w:t>.</w:t>
      </w:r>
      <w:r>
        <w:rPr>
          <w:rFonts w:ascii="黑体" w:hAnsi="黑体" w:hint="eastAsia"/>
        </w:rPr>
        <w:t>5</w:t>
      </w:r>
      <w:r w:rsidRPr="00B031F9">
        <w:rPr>
          <w:rFonts w:ascii="黑体" w:hAnsi="黑体"/>
        </w:rPr>
        <w:t xml:space="preserve"> </w:t>
      </w:r>
      <w:r w:rsidR="00167CE3">
        <w:rPr>
          <w:rFonts w:ascii="黑体" w:hAnsi="黑体"/>
        </w:rPr>
        <w:t xml:space="preserve"> </w:t>
      </w:r>
      <w:r>
        <w:rPr>
          <w:rFonts w:ascii="黑体" w:hAnsi="黑体" w:hint="eastAsia"/>
        </w:rPr>
        <w:t>系统的界面设计</w:t>
      </w:r>
      <w:bookmarkEnd w:id="26"/>
    </w:p>
    <w:p w:rsidR="009133B3" w:rsidRPr="00CE6815" w:rsidRDefault="009133B3" w:rsidP="00CE6815">
      <w:pPr>
        <w:spacing w:line="288" w:lineRule="auto"/>
        <w:ind w:firstLineChars="200" w:firstLine="420"/>
        <w:rPr>
          <w:rFonts w:ascii="宋体" w:eastAsia="宋体" w:hAnsi="宋体" w:cs="瀹嬩綋"/>
          <w:kern w:val="0"/>
          <w:sz w:val="24"/>
          <w:szCs w:val="24"/>
        </w:rPr>
      </w:pPr>
      <w:r>
        <w:tab/>
      </w:r>
      <w:r w:rsidRPr="00CE6815">
        <w:rPr>
          <w:rFonts w:ascii="宋体" w:eastAsia="宋体" w:hAnsi="宋体" w:cs="瀹嬩綋" w:hint="eastAsia"/>
          <w:kern w:val="0"/>
          <w:sz w:val="24"/>
          <w:szCs w:val="24"/>
        </w:rPr>
        <w:t>界面的设计依赖web前端技术，构建体系完整的tml页面，其中按钮表格通过js修饰润色，也可以采用流行框架减少js工作量和使界面更加统一整洁。</w:t>
      </w:r>
    </w:p>
    <w:p w:rsidR="009133B3" w:rsidRPr="00CE6815" w:rsidRDefault="009133B3" w:rsidP="00CE6815">
      <w:pPr>
        <w:spacing w:line="288" w:lineRule="auto"/>
        <w:ind w:firstLineChars="200" w:firstLine="480"/>
        <w:rPr>
          <w:rFonts w:ascii="宋体" w:eastAsia="宋体" w:hAnsi="宋体" w:cs="瀹嬩綋"/>
          <w:kern w:val="0"/>
          <w:sz w:val="24"/>
          <w:szCs w:val="24"/>
        </w:rPr>
      </w:pPr>
      <w:r w:rsidRPr="00CE6815">
        <w:rPr>
          <w:rFonts w:ascii="宋体" w:eastAsia="宋体" w:hAnsi="宋体" w:cs="瀹嬩綋"/>
          <w:kern w:val="0"/>
          <w:sz w:val="24"/>
          <w:szCs w:val="24"/>
        </w:rPr>
        <w:tab/>
      </w:r>
      <w:r w:rsidRPr="00CE6815">
        <w:rPr>
          <w:rFonts w:ascii="宋体" w:eastAsia="宋体" w:hAnsi="宋体" w:cs="瀹嬩綋" w:hint="eastAsia"/>
          <w:kern w:val="0"/>
          <w:sz w:val="24"/>
          <w:szCs w:val="24"/>
        </w:rPr>
        <w:t>界面的设计采用</w:t>
      </w:r>
      <w:r w:rsidRPr="00CE6815">
        <w:rPr>
          <w:rFonts w:ascii="宋体" w:eastAsia="宋体" w:hAnsi="宋体" w:cs="瀹嬩綋"/>
          <w:kern w:val="0"/>
          <w:sz w:val="24"/>
          <w:szCs w:val="24"/>
        </w:rPr>
        <w:t>B</w:t>
      </w:r>
      <w:r w:rsidRPr="00CE6815">
        <w:rPr>
          <w:rFonts w:ascii="宋体" w:eastAsia="宋体" w:hAnsi="宋体" w:cs="瀹嬩綋" w:hint="eastAsia"/>
          <w:kern w:val="0"/>
          <w:sz w:val="24"/>
          <w:szCs w:val="24"/>
        </w:rPr>
        <w:t>ootstrap相关操作，主要涉及登陆界面、角色</w:t>
      </w:r>
      <w:r w:rsidR="008A38B9" w:rsidRPr="00CE6815">
        <w:rPr>
          <w:rFonts w:ascii="宋体" w:eastAsia="宋体" w:hAnsi="宋体" w:cs="瀹嬩綋" w:hint="eastAsia"/>
          <w:kern w:val="0"/>
          <w:sz w:val="24"/>
          <w:szCs w:val="24"/>
        </w:rPr>
        <w:t>主使用界面和角色管理界面，由于页面涉及很多文件，</w:t>
      </w:r>
      <w:r w:rsidR="004C1DF6" w:rsidRPr="00CE6815">
        <w:rPr>
          <w:rFonts w:ascii="宋体" w:eastAsia="宋体" w:hAnsi="宋体" w:cs="瀹嬩綋" w:hint="eastAsia"/>
          <w:kern w:val="0"/>
          <w:sz w:val="24"/>
          <w:szCs w:val="24"/>
        </w:rPr>
        <w:t>并且使用该系统便可查看界面样式，</w:t>
      </w:r>
      <w:r w:rsidR="008A38B9" w:rsidRPr="00CE6815">
        <w:rPr>
          <w:rFonts w:ascii="宋体" w:eastAsia="宋体" w:hAnsi="宋体" w:cs="瀹嬩綋" w:hint="eastAsia"/>
          <w:kern w:val="0"/>
          <w:sz w:val="24"/>
          <w:szCs w:val="24"/>
        </w:rPr>
        <w:t>所以以下将截取部分页面截图和前端代码</w:t>
      </w:r>
      <w:r w:rsidR="009C0994" w:rsidRPr="00CE6815">
        <w:rPr>
          <w:rFonts w:ascii="宋体" w:eastAsia="宋体" w:hAnsi="宋体" w:cs="瀹嬩綋" w:hint="eastAsia"/>
          <w:kern w:val="0"/>
          <w:sz w:val="24"/>
          <w:szCs w:val="24"/>
        </w:rPr>
        <w:t>进行界面设计的论文记录。</w:t>
      </w:r>
    </w:p>
    <w:p w:rsidR="0007265D" w:rsidRPr="00CE6815" w:rsidRDefault="009C0994" w:rsidP="00CE6815">
      <w:pPr>
        <w:spacing w:line="288" w:lineRule="auto"/>
        <w:ind w:firstLineChars="200" w:firstLine="480"/>
        <w:rPr>
          <w:rFonts w:ascii="宋体" w:eastAsia="宋体" w:hAnsi="宋体" w:cs="瀹嬩綋"/>
          <w:kern w:val="0"/>
          <w:sz w:val="24"/>
          <w:szCs w:val="24"/>
        </w:rPr>
      </w:pPr>
      <w:r w:rsidRPr="00CE6815">
        <w:rPr>
          <w:rFonts w:ascii="宋体" w:eastAsia="宋体" w:hAnsi="宋体" w:cs="瀹嬩綋"/>
          <w:kern w:val="0"/>
          <w:sz w:val="24"/>
          <w:szCs w:val="24"/>
        </w:rPr>
        <w:tab/>
      </w:r>
      <w:r w:rsidRPr="00CE6815">
        <w:rPr>
          <w:rFonts w:ascii="宋体" w:eastAsia="宋体" w:hAnsi="宋体" w:cs="瀹嬩綋" w:hint="eastAsia"/>
          <w:kern w:val="0"/>
          <w:sz w:val="24"/>
          <w:szCs w:val="24"/>
        </w:rPr>
        <w:t>登陆界面、角色主使用界面和角色管理界面整体样式如图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Pr="00CE6815">
        <w:rPr>
          <w:rFonts w:ascii="宋体" w:eastAsia="宋体" w:hAnsi="宋体" w:cs="瀹嬩綋" w:hint="eastAsia"/>
          <w:kern w:val="0"/>
          <w:sz w:val="24"/>
          <w:szCs w:val="24"/>
        </w:rPr>
        <w:t>12、图</w:t>
      </w:r>
      <w:r w:rsidR="005F3915">
        <w:rPr>
          <w:rFonts w:ascii="宋体" w:eastAsia="宋体" w:hAnsi="宋体" w:cs="瀹嬩綋" w:hint="eastAsia"/>
          <w:kern w:val="0"/>
          <w:sz w:val="24"/>
          <w:szCs w:val="24"/>
        </w:rPr>
        <w:t>4</w:t>
      </w:r>
      <w:r w:rsidR="005F3915">
        <w:rPr>
          <w:rFonts w:ascii="宋体" w:eastAsia="宋体" w:hAnsi="宋体" w:cs="瀹嬩綋"/>
          <w:kern w:val="0"/>
          <w:sz w:val="24"/>
          <w:szCs w:val="24"/>
        </w:rPr>
        <w:t>-</w:t>
      </w:r>
      <w:r w:rsidRPr="00CE6815">
        <w:rPr>
          <w:rFonts w:ascii="宋体" w:eastAsia="宋体" w:hAnsi="宋体" w:cs="瀹嬩綋" w:hint="eastAsia"/>
          <w:kern w:val="0"/>
          <w:sz w:val="24"/>
          <w:szCs w:val="24"/>
        </w:rPr>
        <w:t>13和图</w:t>
      </w:r>
      <w:r w:rsidR="00596E43">
        <w:rPr>
          <w:rFonts w:ascii="宋体" w:eastAsia="宋体" w:hAnsi="宋体" w:cs="瀹嬩綋" w:hint="eastAsia"/>
          <w:kern w:val="0"/>
          <w:sz w:val="24"/>
          <w:szCs w:val="24"/>
        </w:rPr>
        <w:t>4</w:t>
      </w:r>
      <w:r w:rsidR="00596E43">
        <w:rPr>
          <w:rFonts w:ascii="宋体" w:eastAsia="宋体" w:hAnsi="宋体" w:cs="瀹嬩綋"/>
          <w:kern w:val="0"/>
          <w:sz w:val="24"/>
          <w:szCs w:val="24"/>
        </w:rPr>
        <w:t>-</w:t>
      </w:r>
      <w:r w:rsidRPr="00CE6815">
        <w:rPr>
          <w:rFonts w:ascii="宋体" w:eastAsia="宋体" w:hAnsi="宋体" w:cs="瀹嬩綋" w:hint="eastAsia"/>
          <w:kern w:val="0"/>
          <w:sz w:val="24"/>
          <w:szCs w:val="24"/>
        </w:rPr>
        <w:t>14</w:t>
      </w:r>
      <w:r w:rsidR="0007265D" w:rsidRPr="00CE6815">
        <w:rPr>
          <w:rFonts w:ascii="宋体" w:eastAsia="宋体" w:hAnsi="宋体" w:cs="瀹嬩綋" w:hint="eastAsia"/>
          <w:kern w:val="0"/>
          <w:sz w:val="24"/>
          <w:szCs w:val="24"/>
        </w:rPr>
        <w:t>。</w:t>
      </w:r>
    </w:p>
    <w:p w:rsidR="0007265D" w:rsidRDefault="0007265D" w:rsidP="0007265D">
      <w:pPr>
        <w:keepNext/>
      </w:pPr>
      <w:r>
        <w:rPr>
          <w:noProof/>
        </w:rPr>
        <w:drawing>
          <wp:inline distT="0" distB="0" distL="0" distR="0" wp14:anchorId="7712AF3C" wp14:editId="6F565689">
            <wp:extent cx="5562600" cy="17907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4545" cy="1791326"/>
                    </a:xfrm>
                    <a:prstGeom prst="rect">
                      <a:avLst/>
                    </a:prstGeom>
                  </pic:spPr>
                </pic:pic>
              </a:graphicData>
            </a:graphic>
          </wp:inline>
        </w:drawing>
      </w:r>
    </w:p>
    <w:p w:rsidR="009C0994" w:rsidRDefault="005F3915" w:rsidP="0007265D">
      <w:pPr>
        <w:ind w:left="2940" w:firstLine="420"/>
      </w:pPr>
      <w:r>
        <w:rPr>
          <w:rFonts w:hint="eastAsia"/>
        </w:rPr>
        <w:t>4</w:t>
      </w:r>
      <w:r>
        <w:t>-</w:t>
      </w:r>
      <w:r w:rsidR="0007265D">
        <w:rPr>
          <w:rFonts w:hint="eastAsia"/>
        </w:rPr>
        <w:t xml:space="preserve">12 </w:t>
      </w:r>
      <w:r w:rsidR="0007265D">
        <w:rPr>
          <w:rFonts w:hint="eastAsia"/>
        </w:rPr>
        <w:t>登陆界面</w:t>
      </w:r>
    </w:p>
    <w:p w:rsidR="0007265D" w:rsidRDefault="0007265D" w:rsidP="0007265D">
      <w:pPr>
        <w:keepNext/>
      </w:pPr>
      <w:r>
        <w:rPr>
          <w:noProof/>
        </w:rPr>
        <w:lastRenderedPageBreak/>
        <w:drawing>
          <wp:inline distT="0" distB="0" distL="0" distR="0" wp14:anchorId="2E0BCE8B" wp14:editId="53BB274E">
            <wp:extent cx="5759450" cy="2717165"/>
            <wp:effectExtent l="0" t="0" r="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717165"/>
                    </a:xfrm>
                    <a:prstGeom prst="rect">
                      <a:avLst/>
                    </a:prstGeom>
                  </pic:spPr>
                </pic:pic>
              </a:graphicData>
            </a:graphic>
          </wp:inline>
        </w:drawing>
      </w:r>
    </w:p>
    <w:p w:rsidR="0007265D" w:rsidRDefault="0007265D" w:rsidP="0007265D">
      <w:pPr>
        <w:pStyle w:val="af0"/>
        <w:ind w:left="3360" w:firstLine="420"/>
      </w:pPr>
      <w:r>
        <w:rPr>
          <w:rFonts w:hint="eastAsia"/>
        </w:rPr>
        <w:t>图</w:t>
      </w:r>
      <w:r w:rsidR="00596E43">
        <w:rPr>
          <w:rFonts w:hint="eastAsia"/>
        </w:rPr>
        <w:t>4</w:t>
      </w:r>
      <w:r w:rsidR="00596E43">
        <w:t>-</w:t>
      </w:r>
      <w:r>
        <w:rPr>
          <w:rFonts w:hint="eastAsia"/>
        </w:rPr>
        <w:t>13</w:t>
      </w:r>
      <w:r>
        <w:t xml:space="preserve"> </w:t>
      </w:r>
      <w:r>
        <w:rPr>
          <w:rFonts w:hint="eastAsia"/>
        </w:rPr>
        <w:t>角色主使用界面</w:t>
      </w:r>
    </w:p>
    <w:p w:rsidR="0007265D" w:rsidRDefault="0007265D" w:rsidP="0007265D">
      <w:pPr>
        <w:keepNext/>
      </w:pPr>
      <w:r>
        <w:rPr>
          <w:noProof/>
        </w:rPr>
        <w:drawing>
          <wp:inline distT="0" distB="0" distL="0" distR="0" wp14:anchorId="3507DE29" wp14:editId="340FABDB">
            <wp:extent cx="5759450" cy="19126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1912620"/>
                    </a:xfrm>
                    <a:prstGeom prst="rect">
                      <a:avLst/>
                    </a:prstGeom>
                  </pic:spPr>
                </pic:pic>
              </a:graphicData>
            </a:graphic>
          </wp:inline>
        </w:drawing>
      </w:r>
    </w:p>
    <w:p w:rsidR="0007265D" w:rsidRDefault="0007265D" w:rsidP="004C1DF6">
      <w:pPr>
        <w:pStyle w:val="af0"/>
        <w:ind w:left="3360" w:firstLine="420"/>
      </w:pPr>
      <w:r>
        <w:rPr>
          <w:rFonts w:hint="eastAsia"/>
        </w:rPr>
        <w:t>图</w:t>
      </w:r>
      <w:r w:rsidR="00596E43">
        <w:rPr>
          <w:rFonts w:hint="eastAsia"/>
        </w:rPr>
        <w:t>4</w:t>
      </w:r>
      <w:r w:rsidR="00596E43">
        <w:t>-</w:t>
      </w:r>
      <w:r>
        <w:rPr>
          <w:rFonts w:hint="eastAsia"/>
        </w:rPr>
        <w:t>14</w:t>
      </w:r>
      <w:r>
        <w:rPr>
          <w:rFonts w:hint="eastAsia"/>
        </w:rPr>
        <w:t>角色管理界面</w:t>
      </w:r>
    </w:p>
    <w:p w:rsidR="009B7A73" w:rsidRDefault="009B7A73" w:rsidP="009B7A73">
      <w:pPr>
        <w:keepNext/>
      </w:pPr>
      <w:r>
        <w:rPr>
          <w:noProof/>
        </w:rPr>
        <w:drawing>
          <wp:inline distT="0" distB="0" distL="0" distR="0" wp14:anchorId="341E70C2" wp14:editId="2678E688">
            <wp:extent cx="2672861" cy="188976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80644" cy="1895263"/>
                    </a:xfrm>
                    <a:prstGeom prst="rect">
                      <a:avLst/>
                    </a:prstGeom>
                  </pic:spPr>
                </pic:pic>
              </a:graphicData>
            </a:graphic>
          </wp:inline>
        </w:drawing>
      </w:r>
      <w:r w:rsidR="004C1DF6" w:rsidRPr="004C1DF6">
        <w:rPr>
          <w:noProof/>
        </w:rPr>
        <w:t xml:space="preserve"> </w:t>
      </w:r>
      <w:r w:rsidR="004C1DF6">
        <w:rPr>
          <w:noProof/>
        </w:rPr>
        <w:drawing>
          <wp:inline distT="0" distB="0" distL="0" distR="0" wp14:anchorId="2C7F0BA1" wp14:editId="5E7D3B08">
            <wp:extent cx="3002915" cy="1912617"/>
            <wp:effectExtent l="0" t="0" r="698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2437" cy="1925051"/>
                    </a:xfrm>
                    <a:prstGeom prst="rect">
                      <a:avLst/>
                    </a:prstGeom>
                  </pic:spPr>
                </pic:pic>
              </a:graphicData>
            </a:graphic>
          </wp:inline>
        </w:drawing>
      </w:r>
    </w:p>
    <w:p w:rsidR="00982BAF" w:rsidRPr="00982BAF" w:rsidRDefault="004C1DF6" w:rsidP="00596E43">
      <w:pPr>
        <w:pStyle w:val="af0"/>
        <w:ind w:left="420" w:firstLine="420"/>
      </w:pPr>
      <w:r>
        <w:rPr>
          <w:rFonts w:hint="eastAsia"/>
        </w:rPr>
        <w:t>图</w:t>
      </w:r>
      <w:r w:rsidR="00596E43">
        <w:rPr>
          <w:rFonts w:hint="eastAsia"/>
        </w:rPr>
        <w:t>4</w:t>
      </w:r>
      <w:r w:rsidR="00596E43">
        <w:t>-</w:t>
      </w:r>
      <w:r>
        <w:rPr>
          <w:rFonts w:hint="eastAsia"/>
        </w:rPr>
        <w:t>15</w:t>
      </w:r>
      <w:r>
        <w:t xml:space="preserve"> </w:t>
      </w:r>
      <w:r>
        <w:rPr>
          <w:rFonts w:hint="eastAsia"/>
        </w:rPr>
        <w:t>jquery</w:t>
      </w:r>
      <w:r>
        <w:rPr>
          <w:rFonts w:hint="eastAsia"/>
        </w:rPr>
        <w:t>的使用</w:t>
      </w:r>
      <w:r>
        <w:tab/>
      </w:r>
      <w:r>
        <w:tab/>
      </w:r>
      <w:r>
        <w:tab/>
      </w:r>
      <w:r>
        <w:tab/>
      </w:r>
      <w:r>
        <w:tab/>
      </w:r>
      <w:r>
        <w:tab/>
      </w:r>
      <w:r>
        <w:tab/>
      </w:r>
      <w:r>
        <w:rPr>
          <w:rFonts w:hint="eastAsia"/>
        </w:rPr>
        <w:t>图</w:t>
      </w:r>
      <w:r w:rsidR="00596E43">
        <w:rPr>
          <w:rFonts w:hint="eastAsia"/>
        </w:rPr>
        <w:t>4</w:t>
      </w:r>
      <w:r w:rsidR="00596E43">
        <w:t>-</w:t>
      </w:r>
      <w:r>
        <w:rPr>
          <w:rFonts w:hint="eastAsia"/>
        </w:rPr>
        <w:t>16</w:t>
      </w:r>
      <w:r>
        <w:t xml:space="preserve"> </w:t>
      </w:r>
      <w:r>
        <w:rPr>
          <w:rFonts w:hint="eastAsia"/>
        </w:rPr>
        <w:t>点击切换验证码</w:t>
      </w:r>
    </w:p>
    <w:p w:rsidR="00372BF7" w:rsidRDefault="00372BF7" w:rsidP="00372BF7">
      <w:pPr>
        <w:pStyle w:val="2"/>
        <w:spacing w:before="100" w:beforeAutospacing="1" w:after="100" w:afterAutospacing="1"/>
        <w:rPr>
          <w:rFonts w:ascii="黑体" w:hAnsi="黑体"/>
        </w:rPr>
      </w:pPr>
      <w:bookmarkStart w:id="27" w:name="_Toc514855743"/>
      <w:r w:rsidRPr="00B031F9">
        <w:rPr>
          <w:rFonts w:ascii="黑体" w:hAnsi="黑体" w:hint="eastAsia"/>
        </w:rPr>
        <w:t>4</w:t>
      </w:r>
      <w:r w:rsidRPr="00B031F9">
        <w:rPr>
          <w:rFonts w:ascii="黑体" w:hAnsi="黑体"/>
        </w:rPr>
        <w:t>.</w:t>
      </w:r>
      <w:r w:rsidR="00477790">
        <w:rPr>
          <w:rFonts w:ascii="黑体" w:hAnsi="黑体" w:hint="eastAsia"/>
        </w:rPr>
        <w:t>6</w:t>
      </w:r>
      <w:r w:rsidR="00167CE3">
        <w:rPr>
          <w:rFonts w:ascii="黑体" w:hAnsi="黑体"/>
        </w:rPr>
        <w:t xml:space="preserve"> </w:t>
      </w:r>
      <w:r>
        <w:rPr>
          <w:rFonts w:ascii="黑体" w:hAnsi="黑体" w:hint="eastAsia"/>
        </w:rPr>
        <w:t>本章小结</w:t>
      </w:r>
      <w:bookmarkEnd w:id="27"/>
    </w:p>
    <w:p w:rsidR="004C1DF6" w:rsidRPr="00CE6815" w:rsidRDefault="004C1DF6" w:rsidP="00CE6815">
      <w:pPr>
        <w:spacing w:line="288" w:lineRule="auto"/>
        <w:ind w:firstLineChars="200" w:firstLine="480"/>
        <w:rPr>
          <w:rFonts w:asciiTheme="minorEastAsia" w:hAnsiTheme="minorEastAsia"/>
          <w:sz w:val="24"/>
          <w:szCs w:val="24"/>
        </w:rPr>
      </w:pPr>
      <w:r w:rsidRPr="00CE6815">
        <w:rPr>
          <w:rFonts w:asciiTheme="minorEastAsia" w:hAnsiTheme="minorEastAsia" w:hint="eastAsia"/>
          <w:sz w:val="24"/>
          <w:szCs w:val="24"/>
        </w:rPr>
        <w:t>本章在需求分析之后将进度落实到系统整体设计，完成了数据库的设计、功能模块的分类和界面U</w:t>
      </w:r>
      <w:r w:rsidRPr="00CE6815">
        <w:rPr>
          <w:rFonts w:asciiTheme="minorEastAsia" w:hAnsiTheme="minorEastAsia"/>
          <w:sz w:val="24"/>
          <w:szCs w:val="24"/>
        </w:rPr>
        <w:t>I</w:t>
      </w:r>
      <w:r w:rsidRPr="00CE6815">
        <w:rPr>
          <w:rFonts w:asciiTheme="minorEastAsia" w:hAnsiTheme="minorEastAsia" w:hint="eastAsia"/>
          <w:sz w:val="24"/>
          <w:szCs w:val="24"/>
        </w:rPr>
        <w:t>的框架样式。该部分具体完成的程序内容有数据库表的创建、约束和完善，也完成了界面的布局</w:t>
      </w:r>
      <w:r w:rsidR="00341DCE" w:rsidRPr="00CE6815">
        <w:rPr>
          <w:rFonts w:asciiTheme="minorEastAsia" w:hAnsiTheme="minorEastAsia" w:hint="eastAsia"/>
          <w:sz w:val="24"/>
          <w:szCs w:val="24"/>
        </w:rPr>
        <w:t>按钮和前端逻辑等。这些都是为了配合后续模块功能的实现，</w:t>
      </w:r>
      <w:r w:rsidR="00341DCE" w:rsidRPr="00CE6815">
        <w:rPr>
          <w:rFonts w:asciiTheme="minorEastAsia" w:hAnsiTheme="minorEastAsia" w:hint="eastAsia"/>
          <w:sz w:val="24"/>
          <w:szCs w:val="24"/>
        </w:rPr>
        <w:lastRenderedPageBreak/>
        <w:t>可以说是是整个项目的进阶基础，如果将程序开发比作修建一栋房子，那么需求分析便是设计图，本章的总体设计便是地基和墙围，模块功能便是水电房门等居家必备条件。在好的基础上进行功能实现能大大减少错误和工程量，并且后续额外功能或者功能改进都需要</w:t>
      </w:r>
      <w:r w:rsidR="00341DCE" w:rsidRPr="00CE6815">
        <w:rPr>
          <w:rFonts w:asciiTheme="minorEastAsia" w:hAnsiTheme="minorEastAsia"/>
          <w:sz w:val="24"/>
          <w:szCs w:val="24"/>
        </w:rPr>
        <w:t>UI</w:t>
      </w:r>
      <w:r w:rsidR="00341DCE" w:rsidRPr="00CE6815">
        <w:rPr>
          <w:rFonts w:asciiTheme="minorEastAsia" w:hAnsiTheme="minorEastAsia" w:hint="eastAsia"/>
          <w:sz w:val="24"/>
          <w:szCs w:val="24"/>
        </w:rPr>
        <w:t>、数据库等方面的配套改进。</w:t>
      </w:r>
    </w:p>
    <w:p w:rsidR="00372BF7" w:rsidRPr="00372BF7" w:rsidRDefault="00372BF7" w:rsidP="00372BF7"/>
    <w:p w:rsidR="00372BF7" w:rsidRPr="00372BF7" w:rsidRDefault="00372BF7" w:rsidP="00372BF7"/>
    <w:p w:rsidR="00D013A7" w:rsidRDefault="00D013A7" w:rsidP="00A32C9B">
      <w:pPr>
        <w:jc w:val="left"/>
        <w:rPr>
          <w:rFonts w:asciiTheme="minorEastAsia" w:hAnsiTheme="minorEastAsia"/>
          <w:bCs/>
          <w:sz w:val="24"/>
          <w:szCs w:val="24"/>
        </w:rPr>
      </w:pPr>
    </w:p>
    <w:p w:rsidR="00D013A7" w:rsidRDefault="00D013A7" w:rsidP="00A32C9B">
      <w:pPr>
        <w:jc w:val="left"/>
        <w:rPr>
          <w:rFonts w:asciiTheme="minorEastAsia" w:hAnsiTheme="minorEastAsia"/>
          <w:bCs/>
          <w:sz w:val="24"/>
          <w:szCs w:val="24"/>
        </w:rPr>
        <w:sectPr w:rsidR="00D013A7" w:rsidSect="0075738C">
          <w:pgSz w:w="11906" w:h="16838" w:code="9"/>
          <w:pgMar w:top="1418" w:right="1418" w:bottom="1418" w:left="1418" w:header="851" w:footer="850" w:gutter="0"/>
          <w:cols w:space="425"/>
          <w:docGrid w:linePitch="312"/>
        </w:sectPr>
      </w:pPr>
    </w:p>
    <w:p w:rsidR="00D013A7" w:rsidRDefault="00D013A7" w:rsidP="00D013A7">
      <w:pPr>
        <w:pStyle w:val="1"/>
        <w:spacing w:beforeLines="0" w:afterLines="0"/>
      </w:pPr>
      <w:bookmarkStart w:id="28" w:name="_Toc514855744"/>
      <w:r>
        <w:rPr>
          <w:rFonts w:hint="eastAsia"/>
        </w:rPr>
        <w:lastRenderedPageBreak/>
        <w:t>第五章</w:t>
      </w:r>
      <w:r>
        <w:rPr>
          <w:rFonts w:hint="eastAsia"/>
        </w:rPr>
        <w:t xml:space="preserve"> </w:t>
      </w:r>
      <w:r w:rsidR="00167CE3">
        <w:t xml:space="preserve"> </w:t>
      </w:r>
      <w:r w:rsidR="00372BF7">
        <w:rPr>
          <w:rFonts w:hint="eastAsia"/>
        </w:rPr>
        <w:t>系统主要功能模块的详细设计与实现</w:t>
      </w:r>
      <w:bookmarkEnd w:id="28"/>
    </w:p>
    <w:p w:rsidR="008F2536" w:rsidRPr="008F2536" w:rsidRDefault="008F2536" w:rsidP="008F2536"/>
    <w:p w:rsidR="00D013A7" w:rsidRPr="00B031F9" w:rsidRDefault="00D013A7" w:rsidP="00D013A7">
      <w:pPr>
        <w:pStyle w:val="2"/>
        <w:rPr>
          <w:rFonts w:ascii="黑体" w:hAnsi="黑体"/>
        </w:rPr>
      </w:pPr>
      <w:bookmarkStart w:id="29" w:name="_Toc514855745"/>
      <w:r w:rsidRPr="00B031F9">
        <w:rPr>
          <w:rFonts w:ascii="黑体" w:hAnsi="黑体" w:hint="eastAsia"/>
        </w:rPr>
        <w:t>5</w:t>
      </w:r>
      <w:r w:rsidRPr="00B031F9">
        <w:rPr>
          <w:rFonts w:ascii="黑体" w:hAnsi="黑体"/>
        </w:rPr>
        <w:t>.</w:t>
      </w:r>
      <w:r w:rsidRPr="00B031F9">
        <w:rPr>
          <w:rFonts w:ascii="黑体" w:hAnsi="黑体" w:hint="eastAsia"/>
        </w:rPr>
        <w:t>1</w:t>
      </w:r>
      <w:r w:rsidR="00167CE3">
        <w:rPr>
          <w:rFonts w:ascii="黑体" w:hAnsi="黑体"/>
        </w:rPr>
        <w:t xml:space="preserve"> </w:t>
      </w:r>
      <w:r w:rsidR="008F0CBF">
        <w:rPr>
          <w:rFonts w:ascii="黑体" w:hAnsi="黑体" w:hint="eastAsia"/>
        </w:rPr>
        <w:t xml:space="preserve"> 管理</w:t>
      </w:r>
      <w:r w:rsidR="00372BF7">
        <w:rPr>
          <w:rFonts w:ascii="黑体" w:hAnsi="黑体" w:hint="eastAsia"/>
        </w:rPr>
        <w:t>模块的详细设计与实现</w:t>
      </w:r>
      <w:bookmarkEnd w:id="29"/>
    </w:p>
    <w:p w:rsidR="00D013A7" w:rsidRDefault="00D013A7" w:rsidP="00D013A7">
      <w:pPr>
        <w:pStyle w:val="3"/>
        <w:ind w:firstLine="482"/>
        <w:rPr>
          <w:rFonts w:ascii="黑体" w:hAnsi="黑体"/>
        </w:rPr>
      </w:pPr>
      <w:bookmarkStart w:id="30" w:name="_Toc514855746"/>
      <w:r w:rsidRPr="00B031F9">
        <w:rPr>
          <w:rFonts w:ascii="黑体" w:hAnsi="黑体" w:hint="eastAsia"/>
        </w:rPr>
        <w:t xml:space="preserve">5.1.1 </w:t>
      </w:r>
      <w:r w:rsidR="00167CE3">
        <w:rPr>
          <w:rFonts w:ascii="黑体" w:hAnsi="黑体"/>
        </w:rPr>
        <w:t xml:space="preserve"> </w:t>
      </w:r>
      <w:bookmarkEnd w:id="30"/>
      <w:r w:rsidR="008F0CBF">
        <w:rPr>
          <w:rFonts w:ascii="黑体" w:hAnsi="黑体" w:hint="eastAsia"/>
        </w:rPr>
        <w:t>教师管理</w:t>
      </w:r>
    </w:p>
    <w:p w:rsidR="00F96BCF" w:rsidRPr="008B4D91" w:rsidRDefault="00575783" w:rsidP="00CE6815">
      <w:pPr>
        <w:autoSpaceDE w:val="0"/>
        <w:autoSpaceDN w:val="0"/>
        <w:adjustRightInd w:val="0"/>
        <w:spacing w:line="288" w:lineRule="auto"/>
        <w:ind w:firstLineChars="200" w:firstLine="480"/>
        <w:jc w:val="left"/>
        <w:rPr>
          <w:rFonts w:ascii="宋体" w:eastAsia="宋体" w:hAnsi="宋体" w:cs="瀹嬩綋"/>
          <w:kern w:val="0"/>
          <w:sz w:val="24"/>
          <w:szCs w:val="24"/>
        </w:rPr>
      </w:pPr>
      <w:r w:rsidRPr="008B4D91">
        <w:rPr>
          <w:rFonts w:ascii="宋体" w:eastAsia="宋体" w:hAnsi="宋体" w:cs="瀹嬩綋" w:hint="eastAsia"/>
          <w:kern w:val="0"/>
          <w:sz w:val="24"/>
          <w:szCs w:val="24"/>
        </w:rPr>
        <w:t>教师</w:t>
      </w:r>
      <w:r w:rsidRPr="008B4D91">
        <w:rPr>
          <w:rFonts w:ascii="宋体" w:eastAsia="宋体" w:hAnsi="宋体" w:cs="瀹嬩綋"/>
          <w:kern w:val="0"/>
          <w:sz w:val="24"/>
          <w:szCs w:val="24"/>
        </w:rPr>
        <w:t>管理</w:t>
      </w:r>
      <w:r w:rsidRPr="008B4D91">
        <w:rPr>
          <w:rFonts w:ascii="宋体" w:eastAsia="宋体" w:hAnsi="宋体" w:cs="瀹嬩綋" w:hint="eastAsia"/>
          <w:kern w:val="0"/>
          <w:sz w:val="24"/>
          <w:szCs w:val="24"/>
        </w:rPr>
        <w:t>主要由管理员对</w:t>
      </w:r>
      <w:r w:rsidRPr="008B4D91">
        <w:rPr>
          <w:rFonts w:ascii="宋体" w:eastAsia="宋体" w:hAnsi="宋体" w:cs="瀹嬩綋"/>
          <w:kern w:val="0"/>
          <w:sz w:val="24"/>
          <w:szCs w:val="24"/>
        </w:rPr>
        <w:t>教师</w:t>
      </w:r>
      <w:r w:rsidRPr="008B4D91">
        <w:rPr>
          <w:rFonts w:ascii="宋体" w:eastAsia="宋体" w:hAnsi="宋体" w:cs="瀹嬩綋" w:hint="eastAsia"/>
          <w:kern w:val="0"/>
          <w:sz w:val="24"/>
          <w:szCs w:val="24"/>
        </w:rPr>
        <w:t>用户</w:t>
      </w:r>
      <w:r w:rsidRPr="008B4D91">
        <w:rPr>
          <w:rFonts w:ascii="宋体" w:eastAsia="宋体" w:hAnsi="宋体" w:cs="瀹嬩綋"/>
          <w:kern w:val="0"/>
          <w:sz w:val="24"/>
          <w:szCs w:val="24"/>
        </w:rPr>
        <w:t>进行操作，</w:t>
      </w:r>
      <w:r w:rsidR="00ED5F42" w:rsidRPr="008B4D91">
        <w:rPr>
          <w:rFonts w:ascii="宋体" w:eastAsia="宋体" w:hAnsi="宋体" w:cs="瀹嬩綋" w:hint="eastAsia"/>
          <w:kern w:val="0"/>
          <w:sz w:val="24"/>
          <w:szCs w:val="24"/>
        </w:rPr>
        <w:t>具体操作包括：</w:t>
      </w:r>
      <w:r w:rsidRPr="008B4D91">
        <w:rPr>
          <w:rFonts w:ascii="宋体" w:eastAsia="宋体" w:hAnsi="宋体" w:cs="瀹嬩綋" w:hint="eastAsia"/>
          <w:kern w:val="0"/>
          <w:sz w:val="24"/>
          <w:szCs w:val="24"/>
        </w:rPr>
        <w:t>增删改查</w:t>
      </w:r>
      <w:r w:rsidR="00415A09" w:rsidRPr="008B4D91">
        <w:rPr>
          <w:rFonts w:ascii="宋体" w:eastAsia="宋体" w:hAnsi="宋体" w:cs="瀹嬩綋" w:hint="eastAsia"/>
          <w:kern w:val="0"/>
          <w:sz w:val="24"/>
          <w:szCs w:val="24"/>
        </w:rPr>
        <w:t>，教师信息修改，绑定教师班级。该系统除了邮件部分和退出部分等通用模块，其他大部分功能都是依赖于数据库的操作（访问、查询、修改、删除），</w:t>
      </w:r>
      <w:r w:rsidR="008550EE" w:rsidRPr="008B4D91">
        <w:rPr>
          <w:rFonts w:ascii="宋体" w:eastAsia="宋体" w:hAnsi="宋体" w:cs="瀹嬩綋" w:hint="eastAsia"/>
          <w:kern w:val="0"/>
          <w:sz w:val="24"/>
          <w:szCs w:val="24"/>
        </w:rPr>
        <w:t>其中便包括教师、学生、作业的数据库操作，</w:t>
      </w:r>
      <w:r w:rsidR="00415A09" w:rsidRPr="008B4D91">
        <w:rPr>
          <w:rFonts w:ascii="宋体" w:eastAsia="宋体" w:hAnsi="宋体" w:cs="瀹嬩綋" w:hint="eastAsia"/>
          <w:kern w:val="0"/>
          <w:sz w:val="24"/>
          <w:szCs w:val="24"/>
        </w:rPr>
        <w:t>于是都可以采用同一种设计思路来完成一系列功能不同但是实现方法类似的操作。考虑到都涉及对数据库的访问，所以构建以下模式：创建servlet下的.do方法，用来</w:t>
      </w:r>
      <w:r w:rsidR="001C5F65" w:rsidRPr="008B4D91">
        <w:rPr>
          <w:rFonts w:ascii="宋体" w:eastAsia="宋体" w:hAnsi="宋体" w:cs="瀹嬩綋" w:hint="eastAsia"/>
          <w:kern w:val="0"/>
          <w:sz w:val="24"/>
          <w:szCs w:val="24"/>
        </w:rPr>
        <w:t>响应.jsp动态网页文件中的操作，具体由action</w:t>
      </w:r>
      <w:r w:rsidR="00F10BC3">
        <w:rPr>
          <w:rFonts w:ascii="宋体" w:eastAsia="宋体" w:hAnsi="宋体" w:cs="瀹嬩綋" w:hint="eastAsia"/>
          <w:kern w:val="0"/>
          <w:sz w:val="24"/>
          <w:szCs w:val="24"/>
        </w:rPr>
        <w:t>实现，</w:t>
      </w:r>
      <w:r w:rsidR="001C5F65" w:rsidRPr="008B4D91">
        <w:rPr>
          <w:rFonts w:ascii="宋体" w:eastAsia="宋体" w:hAnsi="宋体" w:cs="瀹嬩綋" w:hint="eastAsia"/>
          <w:kern w:val="0"/>
          <w:sz w:val="24"/>
          <w:szCs w:val="24"/>
        </w:rPr>
        <w:t>网页</w:t>
      </w:r>
      <w:r w:rsidR="00F10BC3">
        <w:rPr>
          <w:rFonts w:ascii="宋体" w:eastAsia="宋体" w:hAnsi="宋体" w:cs="瀹嬩綋" w:hint="eastAsia"/>
          <w:kern w:val="0"/>
          <w:sz w:val="24"/>
          <w:szCs w:val="24"/>
        </w:rPr>
        <w:t>可以读取</w:t>
      </w:r>
      <w:r w:rsidR="001C5F65" w:rsidRPr="008B4D91">
        <w:rPr>
          <w:rFonts w:ascii="宋体" w:eastAsia="宋体" w:hAnsi="宋体" w:cs="瀹嬩綋" w:hint="eastAsia"/>
          <w:kern w:val="0"/>
          <w:sz w:val="24"/>
          <w:szCs w:val="24"/>
        </w:rPr>
        <w:t>action</w:t>
      </w:r>
      <w:r w:rsidR="00F10BC3">
        <w:rPr>
          <w:rFonts w:ascii="宋体" w:eastAsia="宋体" w:hAnsi="宋体" w:cs="瀹嬩綋" w:hint="eastAsia"/>
          <w:kern w:val="0"/>
          <w:sz w:val="24"/>
          <w:szCs w:val="24"/>
        </w:rPr>
        <w:t>操作</w:t>
      </w:r>
      <w:r w:rsidR="001C5F65" w:rsidRPr="008B4D91">
        <w:rPr>
          <w:rFonts w:ascii="宋体" w:eastAsia="宋体" w:hAnsi="宋体" w:cs="瀹嬩綋" w:hint="eastAsia"/>
          <w:kern w:val="0"/>
          <w:sz w:val="24"/>
          <w:szCs w:val="24"/>
        </w:rPr>
        <w:t>，</w:t>
      </w:r>
      <w:r w:rsidR="008550EE" w:rsidRPr="008B4D91">
        <w:rPr>
          <w:rFonts w:ascii="宋体" w:eastAsia="宋体" w:hAnsi="宋体" w:cs="瀹嬩綋" w:hint="eastAsia"/>
          <w:kern w:val="0"/>
          <w:sz w:val="24"/>
          <w:szCs w:val="24"/>
        </w:rPr>
        <w:t>创建一个控制包，用来处理同一类功能发送的请求，其中函数声明该类问题的.</w:t>
      </w:r>
      <w:r w:rsidR="008550EE" w:rsidRPr="008B4D91">
        <w:rPr>
          <w:rFonts w:ascii="宋体" w:eastAsia="宋体" w:hAnsi="宋体" w:cs="瀹嬩綋"/>
          <w:kern w:val="0"/>
          <w:sz w:val="24"/>
          <w:szCs w:val="24"/>
        </w:rPr>
        <w:t>D</w:t>
      </w:r>
      <w:r w:rsidR="008550EE" w:rsidRPr="008B4D91">
        <w:rPr>
          <w:rFonts w:ascii="宋体" w:eastAsia="宋体" w:hAnsi="宋体" w:cs="瀹嬩綋" w:hint="eastAsia"/>
          <w:kern w:val="0"/>
          <w:sz w:val="24"/>
          <w:szCs w:val="24"/>
        </w:rPr>
        <w:t>ao类型的实体，Dao为数据库的封装，其中包含对数据库访问操作的函数，由jdbc实现连接，再设置需要修改更新的数据为接口I</w:t>
      </w:r>
      <w:r w:rsidR="008550EE" w:rsidRPr="008B4D91">
        <w:rPr>
          <w:rFonts w:ascii="宋体" w:eastAsia="宋体" w:hAnsi="宋体" w:cs="瀹嬩綋"/>
          <w:kern w:val="0"/>
          <w:sz w:val="24"/>
          <w:szCs w:val="24"/>
        </w:rPr>
        <w:t>D</w:t>
      </w:r>
      <w:r w:rsidR="008550EE" w:rsidRPr="008B4D91">
        <w:rPr>
          <w:rFonts w:ascii="宋体" w:eastAsia="宋体" w:hAnsi="宋体" w:cs="瀹嬩綋" w:hint="eastAsia"/>
          <w:kern w:val="0"/>
          <w:sz w:val="24"/>
          <w:szCs w:val="24"/>
        </w:rPr>
        <w:t>，在dao.xml中完成数据的更新和对数据库的修改。</w:t>
      </w:r>
      <w:r w:rsidR="008B4D91" w:rsidRPr="008B4D91">
        <w:rPr>
          <w:rFonts w:ascii="宋体" w:eastAsia="宋体" w:hAnsi="宋体" w:cs="瀹嬩綋" w:hint="eastAsia"/>
          <w:kern w:val="0"/>
          <w:sz w:val="24"/>
          <w:szCs w:val="24"/>
        </w:rPr>
        <w:t>具体的程序运行过程如下。</w:t>
      </w:r>
    </w:p>
    <w:p w:rsidR="00323E3A" w:rsidRPr="008B4D91" w:rsidRDefault="00666F5A" w:rsidP="00CE6815">
      <w:pPr>
        <w:autoSpaceDE w:val="0"/>
        <w:autoSpaceDN w:val="0"/>
        <w:adjustRightInd w:val="0"/>
        <w:spacing w:line="288" w:lineRule="auto"/>
        <w:ind w:firstLineChars="200" w:firstLine="480"/>
        <w:jc w:val="left"/>
        <w:rPr>
          <w:rFonts w:ascii="宋体" w:eastAsia="宋体" w:hAnsi="宋体" w:cs="瀹嬩綋"/>
          <w:kern w:val="0"/>
          <w:sz w:val="24"/>
          <w:szCs w:val="24"/>
        </w:rPr>
      </w:pPr>
      <w:r w:rsidRPr="008B4D91">
        <w:rPr>
          <w:rFonts w:ascii="宋体" w:eastAsia="宋体" w:hAnsi="宋体" w:cs="瀹嬩綋" w:hint="eastAsia"/>
          <w:kern w:val="0"/>
          <w:sz w:val="24"/>
          <w:szCs w:val="24"/>
        </w:rPr>
        <w:t>教师的</w:t>
      </w:r>
      <w:r w:rsidR="005C6426" w:rsidRPr="008B4D91">
        <w:rPr>
          <w:rFonts w:ascii="宋体" w:eastAsia="宋体" w:hAnsi="宋体" w:cs="瀹嬩綋" w:hint="eastAsia"/>
          <w:kern w:val="0"/>
          <w:sz w:val="24"/>
          <w:szCs w:val="24"/>
        </w:rPr>
        <w:t>添加：</w:t>
      </w:r>
      <w:r w:rsidR="00323E3A" w:rsidRPr="008B4D91">
        <w:rPr>
          <w:rFonts w:ascii="宋体" w:eastAsia="宋体" w:hAnsi="宋体" w:cs="瀹嬩綋" w:hint="eastAsia"/>
          <w:kern w:val="0"/>
          <w:sz w:val="24"/>
          <w:szCs w:val="24"/>
        </w:rPr>
        <w:t>web</w:t>
      </w:r>
      <w:r w:rsidR="00323E3A" w:rsidRPr="008B4D91">
        <w:rPr>
          <w:rFonts w:ascii="宋体" w:eastAsia="宋体" w:hAnsi="宋体" w:cs="瀹嬩綋"/>
          <w:kern w:val="0"/>
          <w:sz w:val="24"/>
          <w:szCs w:val="24"/>
        </w:rPr>
        <w:t>.</w:t>
      </w:r>
      <w:r w:rsidR="00323E3A" w:rsidRPr="008B4D91">
        <w:rPr>
          <w:rFonts w:ascii="宋体" w:eastAsia="宋体" w:hAnsi="宋体" w:cs="瀹嬩綋" w:hint="eastAsia"/>
          <w:kern w:val="0"/>
          <w:sz w:val="24"/>
          <w:szCs w:val="24"/>
        </w:rPr>
        <w:t>xml中servlet实现.do方法，</w:t>
      </w:r>
      <w:r w:rsidR="00F61D63">
        <w:rPr>
          <w:rFonts w:ascii="宋体" w:eastAsia="宋体" w:hAnsi="宋体" w:cs="瀹嬩綋" w:hint="eastAsia"/>
          <w:kern w:val="0"/>
          <w:sz w:val="24"/>
          <w:szCs w:val="24"/>
        </w:rPr>
        <w:t>m</w:t>
      </w:r>
      <w:r w:rsidR="00323E3A" w:rsidRPr="008B4D91">
        <w:rPr>
          <w:rFonts w:ascii="宋体" w:eastAsia="宋体" w:hAnsi="宋体" w:cs="瀹嬩綋" w:hint="eastAsia"/>
          <w:kern w:val="0"/>
          <w:sz w:val="24"/>
          <w:szCs w:val="24"/>
        </w:rPr>
        <w:t>yuser</w:t>
      </w:r>
      <w:r w:rsidR="00323E3A" w:rsidRPr="008B4D91">
        <w:rPr>
          <w:rFonts w:ascii="宋体" w:eastAsia="宋体" w:hAnsi="宋体" w:cs="瀹嬩綋"/>
          <w:kern w:val="0"/>
          <w:sz w:val="24"/>
          <w:szCs w:val="24"/>
        </w:rPr>
        <w:t>A</w:t>
      </w:r>
      <w:r w:rsidR="00323E3A" w:rsidRPr="008B4D91">
        <w:rPr>
          <w:rFonts w:ascii="宋体" w:eastAsia="宋体" w:hAnsi="宋体" w:cs="瀹嬩綋" w:hint="eastAsia"/>
          <w:kern w:val="0"/>
          <w:sz w:val="24"/>
          <w:szCs w:val="24"/>
        </w:rPr>
        <w:t>dd</w:t>
      </w:r>
      <w:r w:rsidR="00323E3A" w:rsidRPr="008B4D91">
        <w:rPr>
          <w:rFonts w:ascii="宋体" w:eastAsia="宋体" w:hAnsi="宋体" w:cs="瀹嬩綋"/>
          <w:kern w:val="0"/>
          <w:sz w:val="24"/>
          <w:szCs w:val="24"/>
        </w:rPr>
        <w:t>.jsp</w:t>
      </w:r>
      <w:r w:rsidR="00323E3A" w:rsidRPr="008B4D91">
        <w:rPr>
          <w:rFonts w:ascii="宋体" w:eastAsia="宋体" w:hAnsi="宋体" w:cs="瀹嬩綋" w:hint="eastAsia"/>
          <w:kern w:val="0"/>
          <w:sz w:val="24"/>
          <w:szCs w:val="24"/>
        </w:rPr>
        <w:t>页面中</w:t>
      </w:r>
      <w:r w:rsidR="008B4D91" w:rsidRPr="008B4D91">
        <w:rPr>
          <w:rFonts w:ascii="宋体" w:eastAsia="宋体" w:hAnsi="宋体" w:cs="瀹嬩綋" w:hint="eastAsia"/>
          <w:kern w:val="0"/>
          <w:sz w:val="24"/>
          <w:szCs w:val="24"/>
        </w:rPr>
        <w:t>调用</w:t>
      </w:r>
      <w:r w:rsidR="00F61D63">
        <w:rPr>
          <w:rFonts w:ascii="宋体" w:eastAsia="宋体" w:hAnsi="宋体" w:cs="瀹嬩綋" w:hint="eastAsia"/>
          <w:kern w:val="0"/>
          <w:sz w:val="24"/>
          <w:szCs w:val="24"/>
        </w:rPr>
        <w:t>m</w:t>
      </w:r>
      <w:r w:rsidR="008B4D91" w:rsidRPr="008B4D91">
        <w:rPr>
          <w:rFonts w:ascii="宋体" w:eastAsia="宋体" w:hAnsi="宋体" w:cs="瀹嬩綋" w:hint="eastAsia"/>
          <w:kern w:val="0"/>
          <w:sz w:val="24"/>
          <w:szCs w:val="24"/>
        </w:rPr>
        <w:t>yuser</w:t>
      </w:r>
      <w:r w:rsidR="008B4D91" w:rsidRPr="008B4D91">
        <w:rPr>
          <w:rFonts w:ascii="宋体" w:eastAsia="宋体" w:hAnsi="宋体" w:cs="瀹嬩綋"/>
          <w:kern w:val="0"/>
          <w:sz w:val="24"/>
          <w:szCs w:val="24"/>
        </w:rPr>
        <w:t>A</w:t>
      </w:r>
      <w:r w:rsidR="008B4D91" w:rsidRPr="008B4D91">
        <w:rPr>
          <w:rFonts w:ascii="宋体" w:eastAsia="宋体" w:hAnsi="宋体" w:cs="瀹嬩綋" w:hint="eastAsia"/>
          <w:kern w:val="0"/>
          <w:sz w:val="24"/>
          <w:szCs w:val="24"/>
        </w:rPr>
        <w:t>dd</w:t>
      </w:r>
      <w:r w:rsidR="00323E3A" w:rsidRPr="008B4D91">
        <w:rPr>
          <w:rFonts w:ascii="宋体" w:eastAsia="宋体" w:hAnsi="宋体" w:cs="瀹嬩綋" w:hint="eastAsia"/>
          <w:kern w:val="0"/>
          <w:sz w:val="24"/>
          <w:szCs w:val="24"/>
        </w:rPr>
        <w:t>.do，链接到src资源库中的My</w:t>
      </w:r>
      <w:r w:rsidR="00323E3A" w:rsidRPr="008B4D91">
        <w:rPr>
          <w:rFonts w:ascii="宋体" w:eastAsia="宋体" w:hAnsi="宋体" w:cs="瀹嬩綋"/>
          <w:kern w:val="0"/>
          <w:sz w:val="24"/>
          <w:szCs w:val="24"/>
        </w:rPr>
        <w:t>U</w:t>
      </w:r>
      <w:r w:rsidR="00323E3A" w:rsidRPr="008B4D91">
        <w:rPr>
          <w:rFonts w:ascii="宋体" w:eastAsia="宋体" w:hAnsi="宋体" w:cs="瀹嬩綋" w:hint="eastAsia"/>
          <w:kern w:val="0"/>
          <w:sz w:val="24"/>
          <w:szCs w:val="24"/>
        </w:rPr>
        <w:t>ser</w:t>
      </w:r>
      <w:r w:rsidR="00323E3A" w:rsidRPr="008B4D91">
        <w:rPr>
          <w:rFonts w:ascii="宋体" w:eastAsia="宋体" w:hAnsi="宋体" w:cs="瀹嬩綋"/>
          <w:kern w:val="0"/>
          <w:sz w:val="24"/>
          <w:szCs w:val="24"/>
        </w:rPr>
        <w:t>C</w:t>
      </w:r>
      <w:r w:rsidR="00323E3A" w:rsidRPr="008B4D91">
        <w:rPr>
          <w:rFonts w:ascii="宋体" w:eastAsia="宋体" w:hAnsi="宋体" w:cs="瀹嬩綋" w:hint="eastAsia"/>
          <w:kern w:val="0"/>
          <w:sz w:val="24"/>
          <w:szCs w:val="24"/>
        </w:rPr>
        <w:t>ontroller</w:t>
      </w:r>
      <w:r w:rsidR="00323E3A" w:rsidRPr="008B4D91">
        <w:rPr>
          <w:rFonts w:ascii="宋体" w:eastAsia="宋体" w:hAnsi="宋体" w:cs="瀹嬩綋"/>
          <w:kern w:val="0"/>
          <w:sz w:val="24"/>
          <w:szCs w:val="24"/>
        </w:rPr>
        <w:t>.</w:t>
      </w:r>
      <w:r w:rsidR="00323E3A" w:rsidRPr="008B4D91">
        <w:rPr>
          <w:rFonts w:ascii="宋体" w:eastAsia="宋体" w:hAnsi="宋体" w:cs="瀹嬩綋" w:hint="eastAsia"/>
          <w:kern w:val="0"/>
          <w:sz w:val="24"/>
          <w:szCs w:val="24"/>
        </w:rPr>
        <w:t>java中，</w:t>
      </w:r>
      <w:r w:rsidR="008B4D91" w:rsidRPr="008B4D91">
        <w:rPr>
          <w:rFonts w:ascii="宋体" w:eastAsia="宋体" w:hAnsi="宋体" w:cs="瀹嬩綋" w:hint="eastAsia"/>
          <w:kern w:val="0"/>
          <w:sz w:val="24"/>
          <w:szCs w:val="24"/>
        </w:rPr>
        <w:t>下列代码是该处具体实现</w:t>
      </w:r>
      <w:r w:rsidR="00323E3A" w:rsidRPr="008B4D91">
        <w:rPr>
          <w:rFonts w:ascii="宋体" w:eastAsia="宋体" w:hAnsi="宋体" w:cs="瀹嬩綋"/>
          <w:kern w:val="0"/>
          <w:sz w:val="24"/>
          <w:szCs w:val="24"/>
        </w:rPr>
        <w:tab/>
      </w:r>
      <w:r w:rsidR="00323E3A" w:rsidRPr="008B4D91">
        <w:rPr>
          <w:rFonts w:ascii="宋体" w:eastAsia="宋体" w:hAnsi="宋体" w:cs="瀹嬩綋"/>
          <w:kern w:val="0"/>
          <w:sz w:val="24"/>
          <w:szCs w:val="24"/>
        </w:rPr>
        <w:tab/>
        <w:t>@RequestMapping("files/addMyuser.do")//添加信息</w:t>
      </w:r>
    </w:p>
    <w:p w:rsidR="00323E3A" w:rsidRPr="008B4D91" w:rsidRDefault="00323E3A" w:rsidP="00CE6815">
      <w:pPr>
        <w:autoSpaceDE w:val="0"/>
        <w:autoSpaceDN w:val="0"/>
        <w:adjustRightInd w:val="0"/>
        <w:spacing w:line="288" w:lineRule="auto"/>
        <w:ind w:firstLineChars="200" w:firstLine="480"/>
        <w:jc w:val="left"/>
        <w:rPr>
          <w:rFonts w:ascii="宋体" w:eastAsia="宋体" w:hAnsi="宋体" w:cs="瀹嬩綋"/>
          <w:kern w:val="0"/>
          <w:sz w:val="24"/>
          <w:szCs w:val="24"/>
        </w:rPr>
      </w:pPr>
      <w:r w:rsidRPr="008B4D91">
        <w:rPr>
          <w:rFonts w:ascii="宋体" w:eastAsia="宋体" w:hAnsi="宋体" w:cs="瀹嬩綋"/>
          <w:kern w:val="0"/>
          <w:sz w:val="24"/>
          <w:szCs w:val="24"/>
        </w:rPr>
        <w:tab/>
        <w:t>public  String  addMyuser(Myuser  myuser ,HttpServletRequest request){</w:t>
      </w:r>
    </w:p>
    <w:p w:rsidR="00323E3A" w:rsidRPr="008B4D91" w:rsidRDefault="00323E3A" w:rsidP="00CE6815">
      <w:pPr>
        <w:autoSpaceDE w:val="0"/>
        <w:autoSpaceDN w:val="0"/>
        <w:adjustRightInd w:val="0"/>
        <w:spacing w:line="288" w:lineRule="auto"/>
        <w:ind w:firstLineChars="200" w:firstLine="480"/>
        <w:jc w:val="left"/>
        <w:rPr>
          <w:rFonts w:ascii="宋体" w:eastAsia="宋体" w:hAnsi="宋体" w:cs="瀹嬩綋"/>
          <w:kern w:val="0"/>
          <w:sz w:val="24"/>
          <w:szCs w:val="24"/>
        </w:rPr>
      </w:pPr>
      <w:r w:rsidRPr="008B4D91">
        <w:rPr>
          <w:rFonts w:ascii="宋体" w:eastAsia="宋体" w:hAnsi="宋体" w:cs="瀹嬩綋"/>
          <w:kern w:val="0"/>
          <w:sz w:val="24"/>
          <w:szCs w:val="24"/>
        </w:rPr>
        <w:tab/>
      </w:r>
      <w:r w:rsidRPr="008B4D91">
        <w:rPr>
          <w:rFonts w:ascii="宋体" w:eastAsia="宋体" w:hAnsi="宋体" w:cs="瀹嬩綋"/>
          <w:kern w:val="0"/>
          <w:sz w:val="24"/>
          <w:szCs w:val="24"/>
        </w:rPr>
        <w:tab/>
        <w:t xml:space="preserve"> </w:t>
      </w:r>
    </w:p>
    <w:p w:rsidR="00323E3A" w:rsidRPr="008B4D91" w:rsidRDefault="00323E3A" w:rsidP="00CE6815">
      <w:pPr>
        <w:autoSpaceDE w:val="0"/>
        <w:autoSpaceDN w:val="0"/>
        <w:adjustRightInd w:val="0"/>
        <w:spacing w:line="288" w:lineRule="auto"/>
        <w:ind w:firstLineChars="200" w:firstLine="480"/>
        <w:jc w:val="left"/>
        <w:rPr>
          <w:rFonts w:ascii="宋体" w:eastAsia="宋体" w:hAnsi="宋体" w:cs="瀹嬩綋"/>
          <w:kern w:val="0"/>
          <w:sz w:val="24"/>
          <w:szCs w:val="24"/>
        </w:rPr>
      </w:pPr>
      <w:r w:rsidRPr="008B4D91">
        <w:rPr>
          <w:rFonts w:ascii="宋体" w:eastAsia="宋体" w:hAnsi="宋体" w:cs="瀹嬩綋"/>
          <w:kern w:val="0"/>
          <w:sz w:val="24"/>
          <w:szCs w:val="24"/>
        </w:rPr>
        <w:tab/>
      </w:r>
      <w:r w:rsidRPr="008B4D91">
        <w:rPr>
          <w:rFonts w:ascii="宋体" w:eastAsia="宋体" w:hAnsi="宋体" w:cs="瀹嬩綋"/>
          <w:kern w:val="0"/>
          <w:sz w:val="24"/>
          <w:szCs w:val="24"/>
        </w:rPr>
        <w:tab/>
        <w:t xml:space="preserve"> int result=   md.insertSelective(myuser);</w:t>
      </w:r>
    </w:p>
    <w:p w:rsidR="00323E3A" w:rsidRPr="008B4D91" w:rsidRDefault="00323E3A" w:rsidP="00CE6815">
      <w:pPr>
        <w:autoSpaceDE w:val="0"/>
        <w:autoSpaceDN w:val="0"/>
        <w:adjustRightInd w:val="0"/>
        <w:spacing w:line="288" w:lineRule="auto"/>
        <w:ind w:firstLineChars="200" w:firstLine="480"/>
        <w:jc w:val="left"/>
        <w:rPr>
          <w:rFonts w:ascii="宋体" w:eastAsia="宋体" w:hAnsi="宋体" w:cs="瀹嬩綋"/>
          <w:kern w:val="0"/>
          <w:sz w:val="24"/>
          <w:szCs w:val="24"/>
        </w:rPr>
      </w:pPr>
      <w:r w:rsidRPr="008B4D91">
        <w:rPr>
          <w:rFonts w:ascii="宋体" w:eastAsia="宋体" w:hAnsi="宋体" w:cs="瀹嬩綋"/>
          <w:kern w:val="0"/>
          <w:sz w:val="24"/>
          <w:szCs w:val="24"/>
        </w:rPr>
        <w:t xml:space="preserve">    if(result&gt;0){</w:t>
      </w:r>
    </w:p>
    <w:p w:rsidR="00323E3A" w:rsidRPr="008B4D91" w:rsidRDefault="00323E3A" w:rsidP="00CE6815">
      <w:pPr>
        <w:autoSpaceDE w:val="0"/>
        <w:autoSpaceDN w:val="0"/>
        <w:adjustRightInd w:val="0"/>
        <w:spacing w:line="288" w:lineRule="auto"/>
        <w:ind w:firstLineChars="200" w:firstLine="480"/>
        <w:jc w:val="left"/>
        <w:rPr>
          <w:rFonts w:ascii="宋体" w:eastAsia="宋体" w:hAnsi="宋体" w:cs="瀹嬩綋"/>
          <w:kern w:val="0"/>
          <w:sz w:val="24"/>
          <w:szCs w:val="24"/>
        </w:rPr>
      </w:pPr>
      <w:r w:rsidRPr="008B4D91">
        <w:rPr>
          <w:rFonts w:ascii="宋体" w:eastAsia="宋体" w:hAnsi="宋体" w:cs="瀹嬩綋"/>
          <w:kern w:val="0"/>
          <w:sz w:val="24"/>
          <w:szCs w:val="24"/>
        </w:rPr>
        <w:t xml:space="preserve">        request.setAttribute("message","&lt;script&gt;alert('操作成功!')&lt;/script&gt;");</w:t>
      </w:r>
    </w:p>
    <w:p w:rsidR="00323E3A" w:rsidRPr="008B4D91" w:rsidRDefault="00323E3A" w:rsidP="00CE6815">
      <w:pPr>
        <w:autoSpaceDE w:val="0"/>
        <w:autoSpaceDN w:val="0"/>
        <w:adjustRightInd w:val="0"/>
        <w:spacing w:line="288" w:lineRule="auto"/>
        <w:ind w:firstLineChars="200" w:firstLine="480"/>
        <w:jc w:val="left"/>
        <w:rPr>
          <w:rFonts w:ascii="宋体" w:eastAsia="宋体" w:hAnsi="宋体" w:cs="瀹嬩綋"/>
          <w:kern w:val="0"/>
          <w:sz w:val="24"/>
          <w:szCs w:val="24"/>
        </w:rPr>
      </w:pPr>
      <w:r w:rsidRPr="008B4D91">
        <w:rPr>
          <w:rFonts w:ascii="宋体" w:eastAsia="宋体" w:hAnsi="宋体" w:cs="瀹嬩綋"/>
          <w:kern w:val="0"/>
          <w:sz w:val="24"/>
          <w:szCs w:val="24"/>
        </w:rPr>
        <w:tab/>
      </w:r>
      <w:bookmarkStart w:id="31" w:name="_GoBack"/>
      <w:bookmarkEnd w:id="31"/>
    </w:p>
    <w:p w:rsidR="000010D3" w:rsidRPr="008B4D91" w:rsidRDefault="00323E3A" w:rsidP="00CE6815">
      <w:pPr>
        <w:autoSpaceDE w:val="0"/>
        <w:autoSpaceDN w:val="0"/>
        <w:adjustRightInd w:val="0"/>
        <w:spacing w:line="288" w:lineRule="auto"/>
        <w:ind w:firstLineChars="200" w:firstLine="480"/>
        <w:jc w:val="left"/>
        <w:rPr>
          <w:rFonts w:ascii="宋体" w:eastAsia="宋体" w:hAnsi="宋体" w:cs="瀹嬩綋"/>
          <w:kern w:val="0"/>
          <w:sz w:val="24"/>
          <w:szCs w:val="24"/>
        </w:rPr>
      </w:pPr>
      <w:r w:rsidRPr="008B4D91">
        <w:rPr>
          <w:rFonts w:ascii="宋体" w:eastAsia="宋体" w:hAnsi="宋体" w:cs="瀹嬩綋"/>
          <w:kern w:val="0"/>
          <w:sz w:val="24"/>
          <w:szCs w:val="24"/>
        </w:rPr>
        <w:tab/>
        <w:t>}</w:t>
      </w:r>
      <w:r w:rsidRPr="008B4D91">
        <w:rPr>
          <w:rFonts w:ascii="宋体" w:eastAsia="宋体" w:hAnsi="宋体" w:cs="瀹嬩綋" w:hint="eastAsia"/>
          <w:kern w:val="0"/>
          <w:sz w:val="24"/>
          <w:szCs w:val="24"/>
        </w:rPr>
        <w:t>，其中 md</w:t>
      </w:r>
      <w:r w:rsidR="008B4D91" w:rsidRPr="008B4D91">
        <w:rPr>
          <w:rFonts w:ascii="宋体" w:eastAsia="宋体" w:hAnsi="宋体" w:cs="瀹嬩綋" w:hint="eastAsia"/>
          <w:kern w:val="0"/>
          <w:sz w:val="24"/>
          <w:szCs w:val="24"/>
        </w:rPr>
        <w:t>便</w:t>
      </w:r>
      <w:r w:rsidRPr="008B4D91">
        <w:rPr>
          <w:rFonts w:ascii="宋体" w:eastAsia="宋体" w:hAnsi="宋体" w:cs="瀹嬩綋" w:hint="eastAsia"/>
          <w:kern w:val="0"/>
          <w:sz w:val="24"/>
          <w:szCs w:val="24"/>
        </w:rPr>
        <w:t>是新建的Myuser</w:t>
      </w:r>
      <w:r w:rsidRPr="008B4D91">
        <w:rPr>
          <w:rFonts w:ascii="宋体" w:eastAsia="宋体" w:hAnsi="宋体" w:cs="瀹嬩綋"/>
          <w:kern w:val="0"/>
          <w:sz w:val="24"/>
          <w:szCs w:val="24"/>
        </w:rPr>
        <w:t>D</w:t>
      </w:r>
      <w:r w:rsidRPr="008B4D91">
        <w:rPr>
          <w:rFonts w:ascii="宋体" w:eastAsia="宋体" w:hAnsi="宋体" w:cs="瀹嬩綋" w:hint="eastAsia"/>
          <w:kern w:val="0"/>
          <w:sz w:val="24"/>
          <w:szCs w:val="24"/>
        </w:rPr>
        <w:t>ao，用来控制</w:t>
      </w:r>
      <w:r w:rsidR="008B4D91" w:rsidRPr="008B4D91">
        <w:rPr>
          <w:rFonts w:ascii="宋体" w:eastAsia="宋体" w:hAnsi="宋体" w:cs="瀹嬩綋" w:hint="eastAsia"/>
          <w:kern w:val="0"/>
          <w:sz w:val="24"/>
          <w:szCs w:val="24"/>
        </w:rPr>
        <w:t>封装</w:t>
      </w:r>
      <w:r w:rsidRPr="008B4D91">
        <w:rPr>
          <w:rFonts w:ascii="宋体" w:eastAsia="宋体" w:hAnsi="宋体" w:cs="瀹嬩綋" w:hint="eastAsia"/>
          <w:kern w:val="0"/>
          <w:sz w:val="24"/>
          <w:szCs w:val="24"/>
        </w:rPr>
        <w:t>数据库操作，设置Myuser</w:t>
      </w:r>
      <w:r w:rsidRPr="008B4D91">
        <w:rPr>
          <w:rFonts w:ascii="宋体" w:eastAsia="宋体" w:hAnsi="宋体" w:cs="瀹嬩綋"/>
          <w:kern w:val="0"/>
          <w:sz w:val="24"/>
          <w:szCs w:val="24"/>
        </w:rPr>
        <w:t>D</w:t>
      </w:r>
      <w:r w:rsidRPr="008B4D91">
        <w:rPr>
          <w:rFonts w:ascii="宋体" w:eastAsia="宋体" w:hAnsi="宋体" w:cs="瀹嬩綋" w:hint="eastAsia"/>
          <w:kern w:val="0"/>
          <w:sz w:val="24"/>
          <w:szCs w:val="24"/>
        </w:rPr>
        <w:t>ao（封装）中的</w:t>
      </w:r>
      <w:r w:rsidRPr="008B4D91">
        <w:rPr>
          <w:rFonts w:ascii="宋体" w:eastAsia="宋体" w:hAnsi="宋体" w:cs="瀹嬩綋"/>
          <w:kern w:val="0"/>
          <w:sz w:val="24"/>
          <w:szCs w:val="24"/>
        </w:rPr>
        <w:t>insertSelective</w:t>
      </w:r>
      <w:r w:rsidRPr="008B4D91">
        <w:rPr>
          <w:rFonts w:ascii="宋体" w:eastAsia="宋体" w:hAnsi="宋体" w:cs="瀹嬩綋" w:hint="eastAsia"/>
          <w:kern w:val="0"/>
          <w:sz w:val="24"/>
          <w:szCs w:val="24"/>
        </w:rPr>
        <w:t>作为I</w:t>
      </w:r>
      <w:r w:rsidRPr="008B4D91">
        <w:rPr>
          <w:rFonts w:ascii="宋体" w:eastAsia="宋体" w:hAnsi="宋体" w:cs="瀹嬩綋"/>
          <w:kern w:val="0"/>
          <w:sz w:val="24"/>
          <w:szCs w:val="24"/>
        </w:rPr>
        <w:t>D</w:t>
      </w:r>
      <w:r w:rsidRPr="008B4D91">
        <w:rPr>
          <w:rFonts w:ascii="宋体" w:eastAsia="宋体" w:hAnsi="宋体" w:cs="瀹嬩綋" w:hint="eastAsia"/>
          <w:kern w:val="0"/>
          <w:sz w:val="24"/>
          <w:szCs w:val="24"/>
        </w:rPr>
        <w:t>，在Myuser</w:t>
      </w:r>
      <w:r w:rsidRPr="008B4D91">
        <w:rPr>
          <w:rFonts w:ascii="宋体" w:eastAsia="宋体" w:hAnsi="宋体" w:cs="瀹嬩綋"/>
          <w:kern w:val="0"/>
          <w:sz w:val="24"/>
          <w:szCs w:val="24"/>
        </w:rPr>
        <w:t>D</w:t>
      </w:r>
      <w:r w:rsidRPr="008B4D91">
        <w:rPr>
          <w:rFonts w:ascii="宋体" w:eastAsia="宋体" w:hAnsi="宋体" w:cs="瀹嬩綋" w:hint="eastAsia"/>
          <w:kern w:val="0"/>
          <w:sz w:val="24"/>
          <w:szCs w:val="24"/>
        </w:rPr>
        <w:t>ao</w:t>
      </w:r>
      <w:r w:rsidRPr="008B4D91">
        <w:rPr>
          <w:rFonts w:ascii="宋体" w:eastAsia="宋体" w:hAnsi="宋体" w:cs="瀹嬩綋"/>
          <w:kern w:val="0"/>
          <w:sz w:val="24"/>
          <w:szCs w:val="24"/>
        </w:rPr>
        <w:t>.</w:t>
      </w:r>
      <w:r w:rsidRPr="008B4D91">
        <w:rPr>
          <w:rFonts w:ascii="宋体" w:eastAsia="宋体" w:hAnsi="宋体" w:cs="瀹嬩綋" w:hint="eastAsia"/>
          <w:kern w:val="0"/>
          <w:sz w:val="24"/>
          <w:szCs w:val="24"/>
        </w:rPr>
        <w:t>xml（专门处理用户操作）完成处理，其中包括Myuser</w:t>
      </w:r>
      <w:r w:rsidRPr="008B4D91">
        <w:rPr>
          <w:rFonts w:ascii="宋体" w:eastAsia="宋体" w:hAnsi="宋体" w:cs="瀹嬩綋"/>
          <w:kern w:val="0"/>
          <w:sz w:val="24"/>
          <w:szCs w:val="24"/>
        </w:rPr>
        <w:t>.</w:t>
      </w:r>
      <w:r w:rsidRPr="008B4D91">
        <w:rPr>
          <w:rFonts w:ascii="宋体" w:eastAsia="宋体" w:hAnsi="宋体" w:cs="瀹嬩綋" w:hint="eastAsia"/>
          <w:kern w:val="0"/>
          <w:sz w:val="24"/>
          <w:szCs w:val="24"/>
        </w:rPr>
        <w:t>java中对用户的属性进行设置和初始化函数</w:t>
      </w:r>
      <w:r w:rsidR="008B4D91">
        <w:rPr>
          <w:rFonts w:ascii="宋体" w:eastAsia="宋体" w:hAnsi="宋体" w:cs="瀹嬩綋" w:hint="eastAsia"/>
          <w:kern w:val="0"/>
          <w:sz w:val="24"/>
          <w:szCs w:val="24"/>
        </w:rPr>
        <w:t>。</w:t>
      </w:r>
      <w:r w:rsidR="000010D3" w:rsidRPr="008B4D91">
        <w:rPr>
          <w:rFonts w:ascii="宋体" w:eastAsia="宋体" w:hAnsi="宋体" w:cs="瀹嬩綋" w:hint="eastAsia"/>
          <w:kern w:val="0"/>
          <w:sz w:val="24"/>
          <w:szCs w:val="24"/>
        </w:rPr>
        <w:t>界面展示如图</w:t>
      </w:r>
      <w:r w:rsidR="00596E43">
        <w:rPr>
          <w:rFonts w:ascii="宋体" w:eastAsia="宋体" w:hAnsi="宋体" w:cs="瀹嬩綋" w:hint="eastAsia"/>
          <w:kern w:val="0"/>
          <w:sz w:val="24"/>
          <w:szCs w:val="24"/>
        </w:rPr>
        <w:t>5</w:t>
      </w:r>
      <w:r w:rsidR="00596E43">
        <w:rPr>
          <w:rFonts w:ascii="宋体" w:eastAsia="宋体" w:hAnsi="宋体" w:cs="瀹嬩綋"/>
          <w:kern w:val="0"/>
          <w:sz w:val="24"/>
          <w:szCs w:val="24"/>
        </w:rPr>
        <w:t>-</w:t>
      </w:r>
      <w:r w:rsidR="000010D3" w:rsidRPr="008B4D91">
        <w:rPr>
          <w:rFonts w:ascii="宋体" w:eastAsia="宋体" w:hAnsi="宋体" w:cs="瀹嬩綋" w:hint="eastAsia"/>
          <w:kern w:val="0"/>
          <w:sz w:val="24"/>
          <w:szCs w:val="24"/>
        </w:rPr>
        <w:t>1</w:t>
      </w:r>
      <w:r w:rsidR="001C5F65" w:rsidRPr="008B4D91">
        <w:rPr>
          <w:rFonts w:ascii="宋体" w:eastAsia="宋体" w:hAnsi="宋体" w:cs="瀹嬩綋" w:hint="eastAsia"/>
          <w:kern w:val="0"/>
          <w:sz w:val="24"/>
          <w:szCs w:val="24"/>
        </w:rPr>
        <w:t>所示</w:t>
      </w:r>
    </w:p>
    <w:p w:rsidR="000010D3" w:rsidRDefault="000010D3" w:rsidP="000010D3">
      <w:pPr>
        <w:keepNext/>
      </w:pPr>
      <w:r>
        <w:rPr>
          <w:noProof/>
        </w:rPr>
        <w:lastRenderedPageBreak/>
        <w:drawing>
          <wp:inline distT="0" distB="0" distL="0" distR="0" wp14:anchorId="44D3C406" wp14:editId="7641A170">
            <wp:extent cx="5759450" cy="1315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315720"/>
                    </a:xfrm>
                    <a:prstGeom prst="rect">
                      <a:avLst/>
                    </a:prstGeom>
                  </pic:spPr>
                </pic:pic>
              </a:graphicData>
            </a:graphic>
          </wp:inline>
        </w:drawing>
      </w:r>
    </w:p>
    <w:p w:rsidR="000010D3" w:rsidRDefault="000010D3" w:rsidP="000010D3">
      <w:pPr>
        <w:pStyle w:val="af0"/>
        <w:ind w:left="2520" w:firstLine="420"/>
      </w:pPr>
      <w:r>
        <w:rPr>
          <w:rFonts w:hint="eastAsia"/>
        </w:rPr>
        <w:t>图</w:t>
      </w:r>
      <w:r w:rsidR="00596E43">
        <w:rPr>
          <w:rFonts w:hint="eastAsia"/>
        </w:rPr>
        <w:t>5</w:t>
      </w:r>
      <w:r w:rsidR="00596E43">
        <w:t>-</w:t>
      </w:r>
      <w:r>
        <w:rPr>
          <w:rFonts w:hint="eastAsia"/>
        </w:rPr>
        <w:t>1</w:t>
      </w:r>
      <w:r>
        <w:t xml:space="preserve"> </w:t>
      </w:r>
      <w:r>
        <w:rPr>
          <w:rFonts w:hint="eastAsia"/>
        </w:rPr>
        <w:t>添加教师</w:t>
      </w:r>
    </w:p>
    <w:p w:rsidR="008B4D91" w:rsidRPr="00CE6815" w:rsidRDefault="008B4D91" w:rsidP="00CE6815">
      <w:pPr>
        <w:spacing w:line="288" w:lineRule="auto"/>
        <w:ind w:firstLineChars="200" w:firstLine="480"/>
        <w:rPr>
          <w:rFonts w:asciiTheme="minorEastAsia" w:hAnsiTheme="minorEastAsia" w:cs="瀹嬩綋"/>
          <w:kern w:val="0"/>
          <w:sz w:val="24"/>
          <w:szCs w:val="24"/>
        </w:rPr>
      </w:pPr>
      <w:r w:rsidRPr="00CE6815">
        <w:rPr>
          <w:rFonts w:asciiTheme="minorEastAsia" w:hAnsiTheme="minorEastAsia" w:cs="瀹嬩綋" w:hint="eastAsia"/>
          <w:kern w:val="0"/>
          <w:sz w:val="24"/>
          <w:szCs w:val="24"/>
        </w:rPr>
        <w:t>该流程实现了教师的添加功能，但是如果所有功能都单独实现的话，程序将会变得混乱不堪，所以还需要将同一类型的访问整理为同一种操作的整合，就像该处的教师添加是以上流程，而教师的删除虽然不是完全一致，但在类型上两者属于同种操作方式，于是将对教师的的操作尽可能的归于一类，减少文件数量，</w:t>
      </w:r>
      <w:r w:rsidR="00F61D63" w:rsidRPr="00CE6815">
        <w:rPr>
          <w:rFonts w:asciiTheme="minorEastAsia" w:hAnsiTheme="minorEastAsia" w:cs="瀹嬩綋" w:hint="eastAsia"/>
          <w:kern w:val="0"/>
          <w:sz w:val="24"/>
          <w:szCs w:val="24"/>
        </w:rPr>
        <w:t>为</w:t>
      </w:r>
      <w:r w:rsidRPr="00CE6815">
        <w:rPr>
          <w:rFonts w:asciiTheme="minorEastAsia" w:hAnsiTheme="minorEastAsia" w:cs="瀹嬩綋" w:hint="eastAsia"/>
          <w:kern w:val="0"/>
          <w:sz w:val="24"/>
          <w:szCs w:val="24"/>
        </w:rPr>
        <w:t>能够共通使用或者共同</w:t>
      </w:r>
      <w:r w:rsidR="00F61D63" w:rsidRPr="00CE6815">
        <w:rPr>
          <w:rFonts w:asciiTheme="minorEastAsia" w:hAnsiTheme="minorEastAsia" w:cs="瀹嬩綋" w:hint="eastAsia"/>
          <w:kern w:val="0"/>
          <w:sz w:val="24"/>
          <w:szCs w:val="24"/>
        </w:rPr>
        <w:t>传递的部分增加函数，来达到控制一类的操作。</w:t>
      </w:r>
    </w:p>
    <w:p w:rsidR="00DA45E5" w:rsidRPr="00CE6815" w:rsidRDefault="00F61D63" w:rsidP="00CE6815">
      <w:pPr>
        <w:autoSpaceDE w:val="0"/>
        <w:autoSpaceDN w:val="0"/>
        <w:adjustRightInd w:val="0"/>
        <w:spacing w:line="288" w:lineRule="auto"/>
        <w:ind w:firstLineChars="200" w:firstLine="480"/>
        <w:jc w:val="left"/>
        <w:rPr>
          <w:rFonts w:asciiTheme="minorEastAsia" w:hAnsiTheme="minorEastAsia" w:cs="瀹嬩綋"/>
          <w:kern w:val="0"/>
          <w:sz w:val="24"/>
          <w:szCs w:val="24"/>
        </w:rPr>
      </w:pPr>
      <w:r w:rsidRPr="00CE6815">
        <w:rPr>
          <w:rFonts w:asciiTheme="minorEastAsia" w:hAnsiTheme="minorEastAsia" w:cs="瀹嬩綋" w:hint="eastAsia"/>
          <w:kern w:val="0"/>
          <w:sz w:val="24"/>
          <w:szCs w:val="24"/>
        </w:rPr>
        <w:t>这样应用下来，既能精简代码，也能优化程序结构，使其易于理解。比如该功能模块下的其他功能，教师信息的删除和修改，都可以归为教师数据的更新，同样在用户控制中</w:t>
      </w:r>
      <w:r w:rsidR="00DA45E5" w:rsidRPr="00CE6815">
        <w:rPr>
          <w:rFonts w:asciiTheme="minorEastAsia" w:hAnsiTheme="minorEastAsia" w:cs="瀹嬩綋" w:hint="eastAsia"/>
          <w:kern w:val="0"/>
          <w:sz w:val="24"/>
          <w:szCs w:val="24"/>
        </w:rPr>
        <w:t>访问更新函数：</w:t>
      </w:r>
    </w:p>
    <w:p w:rsidR="00F61D63" w:rsidRPr="00CE6815" w:rsidRDefault="00F61D63" w:rsidP="00CE6815">
      <w:pPr>
        <w:autoSpaceDE w:val="0"/>
        <w:autoSpaceDN w:val="0"/>
        <w:adjustRightInd w:val="0"/>
        <w:spacing w:line="288" w:lineRule="auto"/>
        <w:ind w:left="1260" w:firstLineChars="200" w:firstLine="480"/>
        <w:jc w:val="left"/>
        <w:rPr>
          <w:rFonts w:asciiTheme="minorEastAsia" w:hAnsiTheme="minorEastAsia" w:cs="Courier New"/>
          <w:kern w:val="0"/>
          <w:sz w:val="24"/>
          <w:szCs w:val="24"/>
        </w:rPr>
      </w:pPr>
      <w:r w:rsidRPr="00CE6815">
        <w:rPr>
          <w:rFonts w:asciiTheme="minorEastAsia" w:hAnsiTheme="minorEastAsia" w:cs="Courier New"/>
          <w:color w:val="000000"/>
          <w:kern w:val="0"/>
          <w:sz w:val="24"/>
          <w:szCs w:val="24"/>
        </w:rPr>
        <w:t xml:space="preserve">MyuserQuery </w:t>
      </w:r>
      <w:r w:rsidRPr="00CE6815">
        <w:rPr>
          <w:rFonts w:asciiTheme="minorEastAsia" w:hAnsiTheme="minorEastAsia" w:cs="Courier New"/>
          <w:color w:val="6A3E3E"/>
          <w:kern w:val="0"/>
          <w:sz w:val="24"/>
          <w:szCs w:val="24"/>
        </w:rPr>
        <w:t>cq</w:t>
      </w:r>
      <w:r w:rsidRPr="00CE6815">
        <w:rPr>
          <w:rFonts w:asciiTheme="minorEastAsia" w:hAnsiTheme="minorEastAsia" w:cs="Courier New"/>
          <w:color w:val="000000"/>
          <w:kern w:val="0"/>
          <w:sz w:val="24"/>
          <w:szCs w:val="24"/>
        </w:rPr>
        <w:t>=</w:t>
      </w:r>
      <w:r w:rsidRPr="00CE6815">
        <w:rPr>
          <w:rFonts w:asciiTheme="minorEastAsia" w:hAnsiTheme="minorEastAsia" w:cs="Courier New"/>
          <w:b/>
          <w:bCs/>
          <w:color w:val="7F0055"/>
          <w:kern w:val="0"/>
          <w:sz w:val="24"/>
          <w:szCs w:val="24"/>
        </w:rPr>
        <w:t>new</w:t>
      </w:r>
      <w:r w:rsidRPr="00CE6815">
        <w:rPr>
          <w:rFonts w:asciiTheme="minorEastAsia" w:hAnsiTheme="minorEastAsia" w:cs="Courier New"/>
          <w:color w:val="000000"/>
          <w:kern w:val="0"/>
          <w:sz w:val="24"/>
          <w:szCs w:val="24"/>
        </w:rPr>
        <w:t xml:space="preserve"> MyuserQuery();</w:t>
      </w:r>
    </w:p>
    <w:p w:rsidR="00F61D63" w:rsidRPr="00CE6815" w:rsidRDefault="00F61D63" w:rsidP="00CE6815">
      <w:pPr>
        <w:autoSpaceDE w:val="0"/>
        <w:autoSpaceDN w:val="0"/>
        <w:adjustRightInd w:val="0"/>
        <w:spacing w:line="288" w:lineRule="auto"/>
        <w:ind w:firstLineChars="200" w:firstLine="480"/>
        <w:jc w:val="left"/>
        <w:rPr>
          <w:rFonts w:asciiTheme="minorEastAsia" w:hAnsiTheme="minorEastAsia" w:cs="Courier New"/>
          <w:kern w:val="0"/>
          <w:sz w:val="24"/>
          <w:szCs w:val="24"/>
        </w:rPr>
      </w:pPr>
      <w:r w:rsidRPr="00CE6815">
        <w:rPr>
          <w:rFonts w:asciiTheme="minorEastAsia" w:hAnsiTheme="minorEastAsia" w:cs="Courier New"/>
          <w:color w:val="000000"/>
          <w:kern w:val="0"/>
          <w:sz w:val="24"/>
          <w:szCs w:val="24"/>
        </w:rPr>
        <w:tab/>
      </w:r>
      <w:r w:rsidRPr="00CE6815">
        <w:rPr>
          <w:rFonts w:asciiTheme="minorEastAsia" w:hAnsiTheme="minorEastAsia" w:cs="Courier New"/>
          <w:color w:val="000000"/>
          <w:kern w:val="0"/>
          <w:sz w:val="24"/>
          <w:szCs w:val="24"/>
        </w:rPr>
        <w:tab/>
      </w:r>
      <w:r w:rsidRPr="00CE6815">
        <w:rPr>
          <w:rFonts w:asciiTheme="minorEastAsia" w:hAnsiTheme="minorEastAsia" w:cs="Courier New"/>
          <w:color w:val="000000"/>
          <w:kern w:val="0"/>
          <w:sz w:val="24"/>
          <w:szCs w:val="24"/>
        </w:rPr>
        <w:tab/>
        <w:t xml:space="preserve">    </w:t>
      </w:r>
      <w:r w:rsidRPr="00CE6815">
        <w:rPr>
          <w:rFonts w:asciiTheme="minorEastAsia" w:hAnsiTheme="minorEastAsia" w:cs="Courier New"/>
          <w:color w:val="6A3E3E"/>
          <w:kern w:val="0"/>
          <w:sz w:val="24"/>
          <w:szCs w:val="24"/>
        </w:rPr>
        <w:t>cq</w:t>
      </w:r>
      <w:r w:rsidRPr="00CE6815">
        <w:rPr>
          <w:rFonts w:asciiTheme="minorEastAsia" w:hAnsiTheme="minorEastAsia" w:cs="Courier New"/>
          <w:color w:val="000000"/>
          <w:kern w:val="0"/>
          <w:sz w:val="24"/>
          <w:szCs w:val="24"/>
        </w:rPr>
        <w:t>.createCriteria().andUidEqualTo(</w:t>
      </w:r>
      <w:r w:rsidRPr="00CE6815">
        <w:rPr>
          <w:rFonts w:asciiTheme="minorEastAsia" w:hAnsiTheme="minorEastAsia" w:cs="Courier New"/>
          <w:color w:val="6A3E3E"/>
          <w:kern w:val="0"/>
          <w:sz w:val="24"/>
          <w:szCs w:val="24"/>
        </w:rPr>
        <w:t>myuser</w:t>
      </w:r>
      <w:r w:rsidRPr="00CE6815">
        <w:rPr>
          <w:rFonts w:asciiTheme="minorEastAsia" w:hAnsiTheme="minorEastAsia" w:cs="Courier New"/>
          <w:color w:val="000000"/>
          <w:kern w:val="0"/>
          <w:sz w:val="24"/>
          <w:szCs w:val="24"/>
        </w:rPr>
        <w:t>.getUid()) ;</w:t>
      </w:r>
    </w:p>
    <w:p w:rsidR="00F61D63" w:rsidRPr="00CE6815" w:rsidRDefault="00F61D63" w:rsidP="00CE6815">
      <w:pPr>
        <w:spacing w:line="288" w:lineRule="auto"/>
        <w:ind w:firstLineChars="200" w:firstLine="480"/>
        <w:rPr>
          <w:rFonts w:asciiTheme="minorEastAsia" w:hAnsiTheme="minorEastAsia" w:cs="Courier New"/>
          <w:color w:val="000000"/>
          <w:kern w:val="0"/>
          <w:sz w:val="24"/>
          <w:szCs w:val="24"/>
        </w:rPr>
      </w:pPr>
      <w:r w:rsidRPr="00CE6815">
        <w:rPr>
          <w:rFonts w:asciiTheme="minorEastAsia" w:hAnsiTheme="minorEastAsia" w:cs="Courier New"/>
          <w:color w:val="000000"/>
          <w:kern w:val="0"/>
          <w:sz w:val="24"/>
          <w:szCs w:val="24"/>
        </w:rPr>
        <w:tab/>
      </w:r>
      <w:r w:rsidRPr="00CE6815">
        <w:rPr>
          <w:rFonts w:asciiTheme="minorEastAsia" w:hAnsiTheme="minorEastAsia" w:cs="Courier New"/>
          <w:color w:val="000000"/>
          <w:kern w:val="0"/>
          <w:sz w:val="24"/>
          <w:szCs w:val="24"/>
        </w:rPr>
        <w:tab/>
      </w:r>
      <w:r w:rsidRPr="00CE6815">
        <w:rPr>
          <w:rFonts w:asciiTheme="minorEastAsia" w:hAnsiTheme="minorEastAsia" w:cs="Courier New"/>
          <w:color w:val="000000"/>
          <w:kern w:val="0"/>
          <w:sz w:val="24"/>
          <w:szCs w:val="24"/>
        </w:rPr>
        <w:tab/>
        <w:t xml:space="preserve">  </w:t>
      </w:r>
      <w:r w:rsidRPr="00CE6815">
        <w:rPr>
          <w:rFonts w:asciiTheme="minorEastAsia" w:hAnsiTheme="minorEastAsia" w:cs="Courier New"/>
          <w:b/>
          <w:bCs/>
          <w:color w:val="7F0055"/>
          <w:kern w:val="0"/>
          <w:sz w:val="24"/>
          <w:szCs w:val="24"/>
        </w:rPr>
        <w:t>int</w:t>
      </w:r>
      <w:r w:rsidRPr="00CE6815">
        <w:rPr>
          <w:rFonts w:asciiTheme="minorEastAsia" w:hAnsiTheme="minorEastAsia" w:cs="Courier New"/>
          <w:color w:val="000000"/>
          <w:kern w:val="0"/>
          <w:sz w:val="24"/>
          <w:szCs w:val="24"/>
        </w:rPr>
        <w:t xml:space="preserve"> </w:t>
      </w:r>
      <w:r w:rsidRPr="00CE6815">
        <w:rPr>
          <w:rFonts w:asciiTheme="minorEastAsia" w:hAnsiTheme="minorEastAsia" w:cs="Courier New"/>
          <w:color w:val="6A3E3E"/>
          <w:kern w:val="0"/>
          <w:sz w:val="24"/>
          <w:szCs w:val="24"/>
        </w:rPr>
        <w:t>result</w:t>
      </w:r>
      <w:r w:rsidRPr="00CE6815">
        <w:rPr>
          <w:rFonts w:asciiTheme="minorEastAsia" w:hAnsiTheme="minorEastAsia" w:cs="Courier New"/>
          <w:color w:val="000000"/>
          <w:kern w:val="0"/>
          <w:sz w:val="24"/>
          <w:szCs w:val="24"/>
        </w:rPr>
        <w:t xml:space="preserve">=   </w:t>
      </w:r>
      <w:r w:rsidRPr="00CE6815">
        <w:rPr>
          <w:rFonts w:asciiTheme="minorEastAsia" w:hAnsiTheme="minorEastAsia" w:cs="Courier New"/>
          <w:color w:val="0000C0"/>
          <w:kern w:val="0"/>
          <w:sz w:val="24"/>
          <w:szCs w:val="24"/>
        </w:rPr>
        <w:t>md</w:t>
      </w:r>
      <w:r w:rsidRPr="00CE6815">
        <w:rPr>
          <w:rFonts w:asciiTheme="minorEastAsia" w:hAnsiTheme="minorEastAsia" w:cs="Courier New"/>
          <w:color w:val="000000"/>
          <w:kern w:val="0"/>
          <w:sz w:val="24"/>
          <w:szCs w:val="24"/>
        </w:rPr>
        <w:t>.updateByExampleSelective(</w:t>
      </w:r>
      <w:r w:rsidRPr="00CE6815">
        <w:rPr>
          <w:rFonts w:asciiTheme="minorEastAsia" w:hAnsiTheme="minorEastAsia" w:cs="Courier New"/>
          <w:color w:val="6A3E3E"/>
          <w:kern w:val="0"/>
          <w:sz w:val="24"/>
          <w:szCs w:val="24"/>
        </w:rPr>
        <w:t>myuser</w:t>
      </w:r>
      <w:r w:rsidRPr="00CE6815">
        <w:rPr>
          <w:rFonts w:asciiTheme="minorEastAsia" w:hAnsiTheme="minorEastAsia" w:cs="Courier New"/>
          <w:color w:val="000000"/>
          <w:kern w:val="0"/>
          <w:sz w:val="24"/>
          <w:szCs w:val="24"/>
        </w:rPr>
        <w:t xml:space="preserve">, </w:t>
      </w:r>
      <w:r w:rsidRPr="00CE6815">
        <w:rPr>
          <w:rFonts w:asciiTheme="minorEastAsia" w:hAnsiTheme="minorEastAsia" w:cs="Courier New"/>
          <w:color w:val="6A3E3E"/>
          <w:kern w:val="0"/>
          <w:sz w:val="24"/>
          <w:szCs w:val="24"/>
        </w:rPr>
        <w:t>cq</w:t>
      </w:r>
      <w:r w:rsidRPr="00CE6815">
        <w:rPr>
          <w:rFonts w:asciiTheme="minorEastAsia" w:hAnsiTheme="minorEastAsia" w:cs="Courier New"/>
          <w:color w:val="000000"/>
          <w:kern w:val="0"/>
          <w:sz w:val="24"/>
          <w:szCs w:val="24"/>
        </w:rPr>
        <w:t>);</w:t>
      </w:r>
    </w:p>
    <w:p w:rsidR="00DA45E5" w:rsidRPr="00CE6815" w:rsidRDefault="00DA45E5" w:rsidP="00CE6815">
      <w:pPr>
        <w:spacing w:line="288" w:lineRule="auto"/>
        <w:ind w:firstLineChars="200" w:firstLine="480"/>
        <w:rPr>
          <w:rFonts w:asciiTheme="minorEastAsia" w:hAnsiTheme="minorEastAsia" w:cs="Courier New"/>
          <w:color w:val="000000"/>
          <w:kern w:val="0"/>
          <w:sz w:val="24"/>
          <w:szCs w:val="24"/>
        </w:rPr>
      </w:pPr>
      <w:r w:rsidRPr="00CE6815">
        <w:rPr>
          <w:rFonts w:asciiTheme="minorEastAsia" w:hAnsiTheme="minorEastAsia" w:cs="Courier New" w:hint="eastAsia"/>
          <w:color w:val="000000"/>
          <w:kern w:val="0"/>
          <w:sz w:val="24"/>
          <w:szCs w:val="24"/>
        </w:rPr>
        <w:t>并通过.Dao完成数据库更新。</w:t>
      </w:r>
    </w:p>
    <w:p w:rsidR="00DA45E5" w:rsidRPr="00CE6815" w:rsidRDefault="00DA45E5" w:rsidP="00CE6815">
      <w:pPr>
        <w:spacing w:line="288" w:lineRule="auto"/>
        <w:ind w:firstLineChars="200" w:firstLine="480"/>
        <w:rPr>
          <w:rFonts w:asciiTheme="minorEastAsia" w:hAnsiTheme="minorEastAsia" w:hint="eastAsia"/>
          <w:sz w:val="24"/>
          <w:szCs w:val="24"/>
        </w:rPr>
      </w:pPr>
      <w:r w:rsidRPr="00CE6815">
        <w:rPr>
          <w:rFonts w:asciiTheme="minorEastAsia" w:hAnsiTheme="minorEastAsia" w:cs="Courier New" w:hint="eastAsia"/>
          <w:color w:val="000000"/>
          <w:kern w:val="0"/>
          <w:sz w:val="24"/>
          <w:szCs w:val="24"/>
        </w:rPr>
        <w:t>同理教师和班级的绑定也是如上述操作一致，是不过不是用户的部分而是班级管理部分，其他实现原理都一致，所以此处不再赘述。</w:t>
      </w:r>
    </w:p>
    <w:p w:rsidR="008F0CBF" w:rsidRDefault="008F0CBF" w:rsidP="008F0CBF">
      <w:pPr>
        <w:pStyle w:val="3"/>
        <w:ind w:firstLine="482"/>
        <w:rPr>
          <w:rFonts w:ascii="黑体" w:hAnsi="黑体"/>
        </w:rPr>
      </w:pPr>
      <w:r w:rsidRPr="00B031F9">
        <w:rPr>
          <w:rFonts w:ascii="黑体" w:hAnsi="黑体" w:hint="eastAsia"/>
        </w:rPr>
        <w:t xml:space="preserve">5.1.1 </w:t>
      </w:r>
      <w:r>
        <w:rPr>
          <w:rFonts w:ascii="黑体" w:hAnsi="黑体"/>
        </w:rPr>
        <w:t xml:space="preserve"> </w:t>
      </w:r>
      <w:r>
        <w:rPr>
          <w:rFonts w:ascii="黑体" w:hAnsi="黑体" w:hint="eastAsia"/>
        </w:rPr>
        <w:t>学生管理</w:t>
      </w:r>
    </w:p>
    <w:p w:rsidR="00DA45E5" w:rsidRPr="00CE6815" w:rsidRDefault="00DA45E5" w:rsidP="00CE6815">
      <w:pPr>
        <w:spacing w:line="288" w:lineRule="auto"/>
        <w:ind w:firstLineChars="200" w:firstLine="480"/>
        <w:rPr>
          <w:rFonts w:asciiTheme="minorEastAsia" w:hAnsiTheme="minorEastAsia" w:cs="Courier New"/>
          <w:color w:val="000000"/>
          <w:kern w:val="0"/>
          <w:sz w:val="24"/>
          <w:szCs w:val="24"/>
        </w:rPr>
      </w:pPr>
      <w:r w:rsidRPr="00CE6815">
        <w:rPr>
          <w:rFonts w:asciiTheme="minorEastAsia" w:hAnsiTheme="minorEastAsia" w:cs="Courier New" w:hint="eastAsia"/>
          <w:color w:val="000000"/>
          <w:kern w:val="0"/>
          <w:sz w:val="24"/>
          <w:szCs w:val="24"/>
        </w:rPr>
        <w:t>学生管理仍然是管理员的职着所在，其需要实现的功能和教师几乎一致，</w:t>
      </w:r>
      <w:r w:rsidR="00F040B7" w:rsidRPr="00CE6815">
        <w:rPr>
          <w:rFonts w:asciiTheme="minorEastAsia" w:hAnsiTheme="minorEastAsia" w:cs="Courier New" w:hint="eastAsia"/>
          <w:color w:val="000000"/>
          <w:kern w:val="0"/>
          <w:sz w:val="24"/>
          <w:szCs w:val="24"/>
        </w:rPr>
        <w:t>主要功能仍然是增删改查，所以它与上述教师的实现方法仍然相同</w:t>
      </w:r>
      <w:r w:rsidR="0070079E" w:rsidRPr="00CE6815">
        <w:rPr>
          <w:rFonts w:asciiTheme="minorEastAsia" w:hAnsiTheme="minorEastAsia" w:cs="Courier New" w:hint="eastAsia"/>
          <w:color w:val="000000"/>
          <w:kern w:val="0"/>
          <w:sz w:val="24"/>
          <w:szCs w:val="24"/>
        </w:rPr>
        <w:t>。而该系统其实也正好将所有核心功能整合后分为了7大类类似功能，包括上述三种在内的教师用户控制、班级控制、学生控制、文件上传控制、作业控制和学生作业控制这7类，其他的诸如下载、邮件、查询和表格显示内容等部分由于功能单一，不需要进行整合操作，所以另作讨论，并会在后续具体实现中分析记录。</w:t>
      </w:r>
    </w:p>
    <w:p w:rsidR="0070079E" w:rsidRPr="00CE6815" w:rsidRDefault="0070079E" w:rsidP="00CE6815">
      <w:pPr>
        <w:spacing w:line="288" w:lineRule="auto"/>
        <w:ind w:firstLineChars="200" w:firstLine="480"/>
        <w:rPr>
          <w:rFonts w:asciiTheme="minorEastAsia" w:hAnsiTheme="minorEastAsia" w:cs="Courier New"/>
          <w:color w:val="000000"/>
          <w:kern w:val="0"/>
          <w:sz w:val="24"/>
          <w:szCs w:val="24"/>
        </w:rPr>
      </w:pPr>
      <w:r w:rsidRPr="00CE6815">
        <w:rPr>
          <w:rFonts w:asciiTheme="minorEastAsia" w:hAnsiTheme="minorEastAsia" w:cs="Courier New" w:hint="eastAsia"/>
          <w:color w:val="000000"/>
          <w:kern w:val="0"/>
          <w:sz w:val="24"/>
          <w:szCs w:val="24"/>
        </w:rPr>
        <w:t>学生管理的效果图如图</w:t>
      </w:r>
      <w:r w:rsidR="00596E43">
        <w:rPr>
          <w:rFonts w:asciiTheme="minorEastAsia" w:hAnsiTheme="minorEastAsia" w:cs="Courier New" w:hint="eastAsia"/>
          <w:color w:val="000000"/>
          <w:kern w:val="0"/>
          <w:sz w:val="24"/>
          <w:szCs w:val="24"/>
        </w:rPr>
        <w:t>5</w:t>
      </w:r>
      <w:r w:rsidR="00596E43">
        <w:rPr>
          <w:rFonts w:asciiTheme="minorEastAsia" w:hAnsiTheme="minorEastAsia" w:cs="Courier New"/>
          <w:color w:val="000000"/>
          <w:kern w:val="0"/>
          <w:sz w:val="24"/>
          <w:szCs w:val="24"/>
        </w:rPr>
        <w:t>-</w:t>
      </w:r>
      <w:r w:rsidRPr="00CE6815">
        <w:rPr>
          <w:rFonts w:asciiTheme="minorEastAsia" w:hAnsiTheme="minorEastAsia" w:cs="Courier New" w:hint="eastAsia"/>
          <w:color w:val="000000"/>
          <w:kern w:val="0"/>
          <w:sz w:val="24"/>
          <w:szCs w:val="24"/>
        </w:rPr>
        <w:t>2和图</w:t>
      </w:r>
      <w:r w:rsidR="00596E43">
        <w:rPr>
          <w:rFonts w:asciiTheme="minorEastAsia" w:hAnsiTheme="minorEastAsia" w:cs="Courier New" w:hint="eastAsia"/>
          <w:color w:val="000000"/>
          <w:kern w:val="0"/>
          <w:sz w:val="24"/>
          <w:szCs w:val="24"/>
        </w:rPr>
        <w:t>5</w:t>
      </w:r>
      <w:r w:rsidR="00596E43">
        <w:rPr>
          <w:rFonts w:asciiTheme="minorEastAsia" w:hAnsiTheme="minorEastAsia" w:cs="Courier New"/>
          <w:color w:val="000000"/>
          <w:kern w:val="0"/>
          <w:sz w:val="24"/>
          <w:szCs w:val="24"/>
        </w:rPr>
        <w:t>-</w:t>
      </w:r>
      <w:r w:rsidRPr="00CE6815">
        <w:rPr>
          <w:rFonts w:asciiTheme="minorEastAsia" w:hAnsiTheme="minorEastAsia" w:cs="Courier New" w:hint="eastAsia"/>
          <w:color w:val="000000"/>
          <w:kern w:val="0"/>
          <w:sz w:val="24"/>
          <w:szCs w:val="24"/>
        </w:rPr>
        <w:t>3所示，</w:t>
      </w:r>
    </w:p>
    <w:p w:rsidR="0070079E" w:rsidRDefault="0070079E" w:rsidP="0070079E">
      <w:pPr>
        <w:keepNext/>
      </w:pPr>
      <w:r>
        <w:rPr>
          <w:noProof/>
        </w:rPr>
        <w:drawing>
          <wp:inline distT="0" distB="0" distL="0" distR="0" wp14:anchorId="687DC39F" wp14:editId="45A8C4AC">
            <wp:extent cx="5759450" cy="11715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171575"/>
                    </a:xfrm>
                    <a:prstGeom prst="rect">
                      <a:avLst/>
                    </a:prstGeom>
                  </pic:spPr>
                </pic:pic>
              </a:graphicData>
            </a:graphic>
          </wp:inline>
        </w:drawing>
      </w:r>
    </w:p>
    <w:p w:rsidR="0070079E" w:rsidRDefault="0070079E" w:rsidP="00596E43">
      <w:pPr>
        <w:pStyle w:val="af0"/>
        <w:ind w:left="2940" w:firstLine="420"/>
        <w:rPr>
          <w:rFonts w:hint="eastAsia"/>
        </w:rPr>
      </w:pPr>
      <w:r>
        <w:rPr>
          <w:rFonts w:hint="eastAsia"/>
        </w:rPr>
        <w:t>图</w:t>
      </w:r>
      <w:r w:rsidR="00596E43">
        <w:rPr>
          <w:rFonts w:hint="eastAsia"/>
        </w:rPr>
        <w:t>5</w:t>
      </w:r>
      <w:r w:rsidR="00596E43">
        <w:t>-</w:t>
      </w:r>
      <w:r>
        <w:rPr>
          <w:rFonts w:hint="eastAsia"/>
        </w:rPr>
        <w:t>2</w:t>
      </w:r>
      <w:r w:rsidR="00596E43">
        <w:t xml:space="preserve"> </w:t>
      </w:r>
      <w:r w:rsidR="00596E43">
        <w:rPr>
          <w:rFonts w:hint="eastAsia"/>
        </w:rPr>
        <w:t>学生添加</w:t>
      </w:r>
    </w:p>
    <w:p w:rsidR="0070079E" w:rsidRDefault="0070079E" w:rsidP="0070079E">
      <w:pPr>
        <w:keepNext/>
      </w:pPr>
      <w:r>
        <w:rPr>
          <w:noProof/>
        </w:rPr>
        <w:lastRenderedPageBreak/>
        <w:drawing>
          <wp:inline distT="0" distB="0" distL="0" distR="0" wp14:anchorId="0149528E" wp14:editId="19C4475A">
            <wp:extent cx="5759450" cy="19094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909445"/>
                    </a:xfrm>
                    <a:prstGeom prst="rect">
                      <a:avLst/>
                    </a:prstGeom>
                  </pic:spPr>
                </pic:pic>
              </a:graphicData>
            </a:graphic>
          </wp:inline>
        </w:drawing>
      </w:r>
    </w:p>
    <w:p w:rsidR="0070079E" w:rsidRDefault="0070079E" w:rsidP="00596E43">
      <w:pPr>
        <w:pStyle w:val="af0"/>
        <w:ind w:left="3360" w:firstLine="420"/>
      </w:pPr>
      <w:r>
        <w:rPr>
          <w:rFonts w:hint="eastAsia"/>
        </w:rPr>
        <w:t>图</w:t>
      </w:r>
      <w:r w:rsidR="00596E43">
        <w:rPr>
          <w:rFonts w:hint="eastAsia"/>
        </w:rPr>
        <w:t>5</w:t>
      </w:r>
      <w:r w:rsidR="00596E43">
        <w:t>-</w:t>
      </w:r>
      <w:r>
        <w:rPr>
          <w:rFonts w:hint="eastAsia"/>
        </w:rPr>
        <w:t>3</w:t>
      </w:r>
      <w:r w:rsidR="00596E43">
        <w:t xml:space="preserve"> </w:t>
      </w:r>
      <w:r w:rsidR="00596E43">
        <w:rPr>
          <w:rFonts w:hint="eastAsia"/>
        </w:rPr>
        <w:t>学生管理</w:t>
      </w:r>
    </w:p>
    <w:p w:rsidR="0070079E" w:rsidRPr="00DA45E5" w:rsidRDefault="0070079E" w:rsidP="00DA45E5">
      <w:pPr>
        <w:rPr>
          <w:rFonts w:hint="eastAsia"/>
        </w:rPr>
      </w:pPr>
    </w:p>
    <w:p w:rsidR="00D013A7" w:rsidRPr="00B031F9" w:rsidRDefault="00D013A7" w:rsidP="00D013A7">
      <w:pPr>
        <w:pStyle w:val="2"/>
        <w:spacing w:before="100" w:beforeAutospacing="1" w:after="100" w:afterAutospacing="1"/>
        <w:rPr>
          <w:rFonts w:ascii="黑体" w:hAnsi="黑体"/>
        </w:rPr>
      </w:pPr>
      <w:bookmarkStart w:id="32" w:name="_Toc514855747"/>
      <w:r w:rsidRPr="00B031F9">
        <w:rPr>
          <w:rFonts w:ascii="黑体" w:hAnsi="黑体" w:hint="eastAsia"/>
        </w:rPr>
        <w:t>5</w:t>
      </w:r>
      <w:r w:rsidRPr="00B031F9">
        <w:rPr>
          <w:rFonts w:ascii="黑体" w:hAnsi="黑体"/>
        </w:rPr>
        <w:t>.2</w:t>
      </w:r>
      <w:r w:rsidRPr="00B031F9">
        <w:rPr>
          <w:rFonts w:ascii="黑体" w:hAnsi="黑体" w:hint="eastAsia"/>
        </w:rPr>
        <w:t xml:space="preserve"> </w:t>
      </w:r>
      <w:r w:rsidR="00167CE3">
        <w:rPr>
          <w:rFonts w:ascii="黑体" w:hAnsi="黑体"/>
        </w:rPr>
        <w:t xml:space="preserve"> </w:t>
      </w:r>
      <w:r w:rsidR="008F0CBF">
        <w:rPr>
          <w:rFonts w:ascii="黑体" w:hAnsi="黑体" w:hint="eastAsia"/>
        </w:rPr>
        <w:t>作业</w:t>
      </w:r>
      <w:r w:rsidR="00372BF7">
        <w:rPr>
          <w:rFonts w:ascii="黑体" w:hAnsi="黑体" w:hint="eastAsia"/>
        </w:rPr>
        <w:t>模块的详细设计与实现</w:t>
      </w:r>
      <w:bookmarkEnd w:id="32"/>
    </w:p>
    <w:p w:rsidR="008F0CBF" w:rsidRDefault="008F0CBF" w:rsidP="008F0CBF">
      <w:pPr>
        <w:pStyle w:val="3"/>
        <w:ind w:firstLine="482"/>
        <w:rPr>
          <w:rFonts w:ascii="黑体" w:hAnsi="黑体"/>
        </w:rPr>
      </w:pPr>
      <w:r>
        <w:rPr>
          <w:rFonts w:ascii="黑体" w:hAnsi="黑体" w:hint="eastAsia"/>
        </w:rPr>
        <w:t>5.2</w:t>
      </w:r>
      <w:r w:rsidRPr="00B031F9">
        <w:rPr>
          <w:rFonts w:ascii="黑体" w:hAnsi="黑体" w:hint="eastAsia"/>
        </w:rPr>
        <w:t xml:space="preserve">.1 </w:t>
      </w:r>
      <w:r>
        <w:rPr>
          <w:rFonts w:ascii="黑体" w:hAnsi="黑体"/>
        </w:rPr>
        <w:t xml:space="preserve"> </w:t>
      </w:r>
      <w:r>
        <w:rPr>
          <w:rFonts w:ascii="黑体" w:hAnsi="黑体" w:hint="eastAsia"/>
        </w:rPr>
        <w:t>作业上传下载</w:t>
      </w:r>
    </w:p>
    <w:p w:rsidR="0098571A" w:rsidRPr="00CE6815" w:rsidRDefault="0098571A" w:rsidP="00CE6815">
      <w:pPr>
        <w:spacing w:line="288" w:lineRule="auto"/>
        <w:ind w:firstLineChars="200" w:firstLine="480"/>
        <w:rPr>
          <w:rFonts w:asciiTheme="minorEastAsia" w:hAnsiTheme="minorEastAsia" w:cs="Courier New"/>
          <w:color w:val="000000"/>
          <w:kern w:val="0"/>
          <w:sz w:val="24"/>
          <w:szCs w:val="24"/>
        </w:rPr>
      </w:pPr>
      <w:r w:rsidRPr="00CE6815">
        <w:rPr>
          <w:rFonts w:asciiTheme="minorEastAsia" w:hAnsiTheme="minorEastAsia" w:cs="Courier New" w:hint="eastAsia"/>
          <w:color w:val="000000"/>
          <w:kern w:val="0"/>
          <w:sz w:val="24"/>
          <w:szCs w:val="24"/>
        </w:rPr>
        <w:t>作业上传下载是该系统的核心功能之一，其主要技术涉及文件的上传和下载，</w:t>
      </w:r>
      <w:r w:rsidR="00223361" w:rsidRPr="00CE6815">
        <w:rPr>
          <w:rFonts w:asciiTheme="minorEastAsia" w:hAnsiTheme="minorEastAsia" w:cs="Courier New" w:hint="eastAsia"/>
          <w:color w:val="000000"/>
          <w:kern w:val="0"/>
          <w:sz w:val="24"/>
          <w:szCs w:val="24"/>
        </w:rPr>
        <w:t>由于</w:t>
      </w:r>
      <w:r w:rsidRPr="00CE6815">
        <w:rPr>
          <w:rFonts w:asciiTheme="minorEastAsia" w:hAnsiTheme="minorEastAsia" w:cs="Courier New" w:hint="eastAsia"/>
          <w:color w:val="000000"/>
          <w:kern w:val="0"/>
          <w:sz w:val="24"/>
          <w:szCs w:val="24"/>
        </w:rPr>
        <w:t>作业布置</w:t>
      </w:r>
      <w:r w:rsidR="00223361" w:rsidRPr="00CE6815">
        <w:rPr>
          <w:rFonts w:asciiTheme="minorEastAsia" w:hAnsiTheme="minorEastAsia" w:cs="Courier New" w:hint="eastAsia"/>
          <w:color w:val="000000"/>
          <w:kern w:val="0"/>
          <w:sz w:val="24"/>
          <w:szCs w:val="24"/>
        </w:rPr>
        <w:t>也属于文件上传</w:t>
      </w:r>
      <w:r w:rsidRPr="00CE6815">
        <w:rPr>
          <w:rFonts w:asciiTheme="minorEastAsia" w:hAnsiTheme="minorEastAsia" w:cs="Courier New" w:hint="eastAsia"/>
          <w:color w:val="000000"/>
          <w:kern w:val="0"/>
          <w:sz w:val="24"/>
          <w:szCs w:val="24"/>
        </w:rPr>
        <w:t>，</w:t>
      </w:r>
      <w:r w:rsidR="00223361" w:rsidRPr="00CE6815">
        <w:rPr>
          <w:rFonts w:asciiTheme="minorEastAsia" w:hAnsiTheme="minorEastAsia" w:cs="Courier New" w:hint="eastAsia"/>
          <w:color w:val="000000"/>
          <w:kern w:val="0"/>
          <w:sz w:val="24"/>
          <w:szCs w:val="24"/>
        </w:rPr>
        <w:t>应当归为一类操作进行设计，</w:t>
      </w:r>
      <w:r w:rsidRPr="00CE6815">
        <w:rPr>
          <w:rFonts w:asciiTheme="minorEastAsia" w:hAnsiTheme="minorEastAsia" w:cs="Courier New" w:hint="eastAsia"/>
          <w:color w:val="000000"/>
          <w:kern w:val="0"/>
          <w:sz w:val="24"/>
          <w:szCs w:val="24"/>
        </w:rPr>
        <w:t>将教师布置作业</w:t>
      </w:r>
      <w:r w:rsidR="00314BC5" w:rsidRPr="00CE6815">
        <w:rPr>
          <w:rFonts w:asciiTheme="minorEastAsia" w:hAnsiTheme="minorEastAsia" w:cs="Courier New" w:hint="eastAsia"/>
          <w:color w:val="000000"/>
          <w:kern w:val="0"/>
          <w:sz w:val="24"/>
          <w:szCs w:val="24"/>
        </w:rPr>
        <w:t>和学生提交作业</w:t>
      </w:r>
      <w:r w:rsidRPr="00CE6815">
        <w:rPr>
          <w:rFonts w:asciiTheme="minorEastAsia" w:hAnsiTheme="minorEastAsia" w:cs="Courier New" w:hint="eastAsia"/>
          <w:color w:val="000000"/>
          <w:kern w:val="0"/>
          <w:sz w:val="24"/>
          <w:szCs w:val="24"/>
        </w:rPr>
        <w:t>的页面设置为如图</w:t>
      </w:r>
      <w:r w:rsidR="00596E43">
        <w:rPr>
          <w:rFonts w:asciiTheme="minorEastAsia" w:hAnsiTheme="minorEastAsia" w:cs="Courier New" w:hint="eastAsia"/>
          <w:color w:val="000000"/>
          <w:kern w:val="0"/>
          <w:sz w:val="24"/>
          <w:szCs w:val="24"/>
        </w:rPr>
        <w:t>5</w:t>
      </w:r>
      <w:r w:rsidR="00596E43">
        <w:rPr>
          <w:rFonts w:asciiTheme="minorEastAsia" w:hAnsiTheme="minorEastAsia" w:cs="Courier New"/>
          <w:color w:val="000000"/>
          <w:kern w:val="0"/>
          <w:sz w:val="24"/>
          <w:szCs w:val="24"/>
        </w:rPr>
        <w:t>-</w:t>
      </w:r>
      <w:r w:rsidRPr="00CE6815">
        <w:rPr>
          <w:rFonts w:asciiTheme="minorEastAsia" w:hAnsiTheme="minorEastAsia" w:cs="Courier New" w:hint="eastAsia"/>
          <w:color w:val="000000"/>
          <w:kern w:val="0"/>
          <w:sz w:val="24"/>
          <w:szCs w:val="24"/>
        </w:rPr>
        <w:t>4</w:t>
      </w:r>
      <w:r w:rsidR="00314BC5" w:rsidRPr="00CE6815">
        <w:rPr>
          <w:rFonts w:asciiTheme="minorEastAsia" w:hAnsiTheme="minorEastAsia" w:cs="Courier New" w:hint="eastAsia"/>
          <w:color w:val="000000"/>
          <w:kern w:val="0"/>
          <w:sz w:val="24"/>
          <w:szCs w:val="24"/>
        </w:rPr>
        <w:t>和图</w:t>
      </w:r>
      <w:r w:rsidR="00596E43">
        <w:rPr>
          <w:rFonts w:asciiTheme="minorEastAsia" w:hAnsiTheme="minorEastAsia" w:cs="Courier New" w:hint="eastAsia"/>
          <w:color w:val="000000"/>
          <w:kern w:val="0"/>
          <w:sz w:val="24"/>
          <w:szCs w:val="24"/>
        </w:rPr>
        <w:t>5</w:t>
      </w:r>
      <w:r w:rsidR="00596E43">
        <w:rPr>
          <w:rFonts w:asciiTheme="minorEastAsia" w:hAnsiTheme="minorEastAsia" w:cs="Courier New"/>
          <w:color w:val="000000"/>
          <w:kern w:val="0"/>
          <w:sz w:val="24"/>
          <w:szCs w:val="24"/>
        </w:rPr>
        <w:t>-</w:t>
      </w:r>
      <w:r w:rsidR="00314BC5" w:rsidRPr="00CE6815">
        <w:rPr>
          <w:rFonts w:asciiTheme="minorEastAsia" w:hAnsiTheme="minorEastAsia" w:cs="Courier New" w:hint="eastAsia"/>
          <w:color w:val="000000"/>
          <w:kern w:val="0"/>
          <w:sz w:val="24"/>
          <w:szCs w:val="24"/>
        </w:rPr>
        <w:t>5</w:t>
      </w:r>
      <w:r w:rsidRPr="00CE6815">
        <w:rPr>
          <w:rFonts w:asciiTheme="minorEastAsia" w:hAnsiTheme="minorEastAsia" w:cs="Courier New" w:hint="eastAsia"/>
          <w:color w:val="000000"/>
          <w:kern w:val="0"/>
          <w:sz w:val="24"/>
          <w:szCs w:val="24"/>
        </w:rPr>
        <w:t>所示</w:t>
      </w:r>
      <w:r w:rsidR="00314BC5" w:rsidRPr="00CE6815">
        <w:rPr>
          <w:rFonts w:asciiTheme="minorEastAsia" w:hAnsiTheme="minorEastAsia" w:cs="Courier New" w:hint="eastAsia"/>
          <w:color w:val="000000"/>
          <w:kern w:val="0"/>
          <w:sz w:val="24"/>
          <w:szCs w:val="24"/>
        </w:rPr>
        <w:t>，</w:t>
      </w:r>
    </w:p>
    <w:p w:rsidR="00223361" w:rsidRDefault="0098571A" w:rsidP="00223361">
      <w:pPr>
        <w:keepNext/>
      </w:pPr>
      <w:r>
        <w:rPr>
          <w:noProof/>
        </w:rPr>
        <w:drawing>
          <wp:inline distT="0" distB="0" distL="0" distR="0" wp14:anchorId="7D38199E" wp14:editId="3DCC4E81">
            <wp:extent cx="5759450" cy="150876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508760"/>
                    </a:xfrm>
                    <a:prstGeom prst="rect">
                      <a:avLst/>
                    </a:prstGeom>
                  </pic:spPr>
                </pic:pic>
              </a:graphicData>
            </a:graphic>
          </wp:inline>
        </w:drawing>
      </w:r>
    </w:p>
    <w:p w:rsidR="0098571A" w:rsidRDefault="00223361" w:rsidP="00314BC5">
      <w:pPr>
        <w:pStyle w:val="af0"/>
        <w:ind w:left="2940" w:firstLine="420"/>
      </w:pPr>
      <w:r>
        <w:rPr>
          <w:rFonts w:hint="eastAsia"/>
        </w:rPr>
        <w:t>图</w:t>
      </w:r>
      <w:r w:rsidR="00596E43">
        <w:rPr>
          <w:rFonts w:hint="eastAsia"/>
        </w:rPr>
        <w:t>5</w:t>
      </w:r>
      <w:r w:rsidR="00596E43">
        <w:t>-</w:t>
      </w:r>
      <w:r>
        <w:rPr>
          <w:rFonts w:hint="eastAsia"/>
        </w:rPr>
        <w:t>4</w:t>
      </w:r>
      <w:r>
        <w:t xml:space="preserve"> </w:t>
      </w:r>
      <w:r>
        <w:rPr>
          <w:rFonts w:hint="eastAsia"/>
        </w:rPr>
        <w:t>作业布置</w:t>
      </w:r>
    </w:p>
    <w:p w:rsidR="00314BC5" w:rsidRDefault="00314BC5" w:rsidP="00314BC5">
      <w:pPr>
        <w:keepNext/>
      </w:pPr>
      <w:r>
        <w:rPr>
          <w:noProof/>
        </w:rPr>
        <w:drawing>
          <wp:inline distT="0" distB="0" distL="0" distR="0" wp14:anchorId="6CA655FC" wp14:editId="26FBF425">
            <wp:extent cx="5759450" cy="151511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1515110"/>
                    </a:xfrm>
                    <a:prstGeom prst="rect">
                      <a:avLst/>
                    </a:prstGeom>
                  </pic:spPr>
                </pic:pic>
              </a:graphicData>
            </a:graphic>
          </wp:inline>
        </w:drawing>
      </w:r>
    </w:p>
    <w:p w:rsidR="00314BC5" w:rsidRPr="00314BC5" w:rsidRDefault="00314BC5" w:rsidP="00314BC5">
      <w:pPr>
        <w:pStyle w:val="af0"/>
        <w:ind w:left="2940" w:firstLine="420"/>
        <w:rPr>
          <w:rFonts w:hint="eastAsia"/>
        </w:rPr>
      </w:pPr>
      <w:r>
        <w:rPr>
          <w:rFonts w:hint="eastAsia"/>
        </w:rPr>
        <w:t>图</w:t>
      </w:r>
      <w:r w:rsidR="00596E43">
        <w:rPr>
          <w:rFonts w:hint="eastAsia"/>
        </w:rPr>
        <w:t>5</w:t>
      </w:r>
      <w:r w:rsidR="00596E43">
        <w:t>-</w:t>
      </w:r>
      <w:r>
        <w:rPr>
          <w:rFonts w:hint="eastAsia"/>
        </w:rPr>
        <w:t>5</w:t>
      </w:r>
      <w:r>
        <w:t xml:space="preserve"> </w:t>
      </w:r>
      <w:r>
        <w:rPr>
          <w:rFonts w:hint="eastAsia"/>
        </w:rPr>
        <w:t>作业提交</w:t>
      </w:r>
    </w:p>
    <w:p w:rsidR="00223361" w:rsidRPr="00CE6815" w:rsidRDefault="00223361" w:rsidP="00CE6815">
      <w:pPr>
        <w:spacing w:line="288" w:lineRule="auto"/>
        <w:ind w:firstLineChars="200" w:firstLine="480"/>
        <w:rPr>
          <w:rFonts w:asciiTheme="minorEastAsia" w:hAnsiTheme="minorEastAsia" w:cs="Courier New"/>
          <w:color w:val="000000"/>
          <w:kern w:val="0"/>
          <w:sz w:val="24"/>
          <w:szCs w:val="24"/>
        </w:rPr>
      </w:pPr>
      <w:r w:rsidRPr="00CE6815">
        <w:rPr>
          <w:rFonts w:asciiTheme="minorEastAsia" w:hAnsiTheme="minorEastAsia" w:cs="Courier New" w:hint="eastAsia"/>
          <w:color w:val="000000"/>
          <w:kern w:val="0"/>
          <w:sz w:val="24"/>
          <w:szCs w:val="24"/>
        </w:rPr>
        <w:t>作业包含标题和作业内容两个文本框用于表述作业，剩下的部分都属于文件上传内容</w:t>
      </w:r>
      <w:r w:rsidR="00314BC5" w:rsidRPr="00CE6815">
        <w:rPr>
          <w:rFonts w:asciiTheme="minorEastAsia" w:hAnsiTheme="minorEastAsia" w:cs="Courier New" w:hint="eastAsia"/>
          <w:color w:val="000000"/>
          <w:kern w:val="0"/>
          <w:sz w:val="24"/>
          <w:szCs w:val="24"/>
        </w:rPr>
        <w:t>，文件类型支持图片、压缩包、文档等，其中右下角图片表示可以在网页预览。</w:t>
      </w:r>
    </w:p>
    <w:p w:rsidR="00314BC5" w:rsidRPr="00CE6815" w:rsidRDefault="00314BC5" w:rsidP="00CE6815">
      <w:pPr>
        <w:spacing w:line="288" w:lineRule="auto"/>
        <w:ind w:firstLineChars="200" w:firstLine="480"/>
        <w:rPr>
          <w:rFonts w:asciiTheme="minorEastAsia" w:hAnsiTheme="minorEastAsia" w:cs="Courier New"/>
          <w:color w:val="000000"/>
          <w:kern w:val="0"/>
          <w:sz w:val="24"/>
          <w:szCs w:val="24"/>
        </w:rPr>
      </w:pPr>
      <w:r w:rsidRPr="00CE6815">
        <w:rPr>
          <w:rFonts w:asciiTheme="minorEastAsia" w:hAnsiTheme="minorEastAsia" w:cs="Courier New" w:hint="eastAsia"/>
          <w:color w:val="000000"/>
          <w:kern w:val="0"/>
          <w:sz w:val="24"/>
          <w:szCs w:val="24"/>
        </w:rPr>
        <w:t>上传的具体实现如下：如上小节所述，作业的管理也可以归为一类，</w:t>
      </w:r>
      <w:r w:rsidR="00597CE6" w:rsidRPr="00CE6815">
        <w:rPr>
          <w:rFonts w:asciiTheme="minorEastAsia" w:hAnsiTheme="minorEastAsia" w:cs="Courier New" w:hint="eastAsia"/>
          <w:color w:val="000000"/>
          <w:kern w:val="0"/>
          <w:sz w:val="24"/>
          <w:szCs w:val="24"/>
        </w:rPr>
        <w:t>虽然需要实现的功能不同，但是实现功能的步骤一致，都是为对应功能建造控制函数，再由控制函数链接Dao对数据库进行操作，此处文件上传下载也遵循该模块方法，所以该框架不需赘</w:t>
      </w:r>
      <w:r w:rsidR="00597CE6" w:rsidRPr="00CE6815">
        <w:rPr>
          <w:rFonts w:asciiTheme="minorEastAsia" w:hAnsiTheme="minorEastAsia" w:cs="Courier New" w:hint="eastAsia"/>
          <w:color w:val="000000"/>
          <w:kern w:val="0"/>
          <w:sz w:val="24"/>
          <w:szCs w:val="24"/>
        </w:rPr>
        <w:lastRenderedPageBreak/>
        <w:t>述，此处需要讨论分析的是文件上传下载的具体实现：</w:t>
      </w:r>
    </w:p>
    <w:p w:rsidR="00014DE1" w:rsidRPr="00CE6815" w:rsidRDefault="00014DE1" w:rsidP="00D41104">
      <w:pPr>
        <w:pStyle w:val="af0"/>
        <w:rPr>
          <w:rFonts w:asciiTheme="minorEastAsia" w:eastAsiaTheme="minorEastAsia" w:hAnsiTheme="minorEastAsia" w:cs="Courier New"/>
          <w:color w:val="000000"/>
          <w:kern w:val="0"/>
          <w:sz w:val="24"/>
          <w:szCs w:val="24"/>
        </w:rPr>
      </w:pPr>
      <w:r w:rsidRPr="00CE6815">
        <w:rPr>
          <w:rFonts w:asciiTheme="minorEastAsia" w:eastAsiaTheme="minorEastAsia" w:hAnsiTheme="minorEastAsia" w:cs="Courier New"/>
          <w:color w:val="000000"/>
          <w:kern w:val="0"/>
          <w:sz w:val="24"/>
          <w:szCs w:val="24"/>
        </w:rPr>
        <w:t>@RequestMapping("files/addZuoye.do")</w:t>
      </w:r>
    </w:p>
    <w:p w:rsidR="00014DE1" w:rsidRPr="00CE6815" w:rsidRDefault="00014DE1" w:rsidP="00D41104">
      <w:pPr>
        <w:pStyle w:val="af0"/>
        <w:rPr>
          <w:rFonts w:asciiTheme="minorEastAsia" w:eastAsiaTheme="minorEastAsia" w:hAnsiTheme="minorEastAsia" w:cs="Courier New"/>
          <w:color w:val="000000"/>
          <w:kern w:val="0"/>
          <w:sz w:val="24"/>
          <w:szCs w:val="24"/>
        </w:rPr>
      </w:pPr>
      <w:r w:rsidRPr="00CE6815">
        <w:rPr>
          <w:rFonts w:asciiTheme="minorEastAsia" w:eastAsiaTheme="minorEastAsia" w:hAnsiTheme="minorEastAsia" w:cs="Courier New"/>
          <w:color w:val="000000"/>
          <w:kern w:val="0"/>
          <w:sz w:val="24"/>
          <w:szCs w:val="24"/>
        </w:rPr>
        <w:t>public  String  addZuoye(Zuoye  zuoye, @RequestParam("file") MultipartFile file ,@RequestParam("daanfile") MultipartFile daanfile,@RequestParam("tu") MultipartFile tu ,HttpServletRequest request)</w:t>
      </w:r>
    </w:p>
    <w:p w:rsidR="00014DE1" w:rsidRPr="00CE6815" w:rsidRDefault="00014DE1" w:rsidP="00014DE1">
      <w:pPr>
        <w:rPr>
          <w:rFonts w:asciiTheme="minorEastAsia" w:hAnsiTheme="minorEastAsia" w:cs="Courier New"/>
          <w:color w:val="000000"/>
          <w:kern w:val="0"/>
          <w:sz w:val="24"/>
          <w:szCs w:val="24"/>
        </w:rPr>
      </w:pPr>
      <w:r w:rsidRPr="00CE6815">
        <w:rPr>
          <w:rFonts w:asciiTheme="minorEastAsia" w:hAnsiTheme="minorEastAsia" w:cs="Courier New"/>
          <w:color w:val="000000"/>
          <w:kern w:val="0"/>
          <w:sz w:val="24"/>
          <w:szCs w:val="24"/>
        </w:rPr>
        <w:tab/>
      </w:r>
      <w:r w:rsidRPr="00CE6815">
        <w:rPr>
          <w:rFonts w:asciiTheme="minorEastAsia" w:hAnsiTheme="minorEastAsia" w:cs="Courier New" w:hint="eastAsia"/>
          <w:color w:val="000000"/>
          <w:kern w:val="0"/>
          <w:sz w:val="24"/>
          <w:szCs w:val="24"/>
        </w:rPr>
        <w:t>此处仅给出文件上传函数名，完整函数详见附录1，该函数正常运行后，仍通过Dao对数据库完成操作。</w:t>
      </w:r>
    </w:p>
    <w:p w:rsidR="002100F6" w:rsidRPr="00CE6815" w:rsidRDefault="002100F6" w:rsidP="00014DE1">
      <w:pPr>
        <w:rPr>
          <w:rFonts w:asciiTheme="minorEastAsia" w:hAnsiTheme="minorEastAsia" w:cs="Courier New" w:hint="eastAsia"/>
          <w:color w:val="000000"/>
          <w:kern w:val="0"/>
          <w:sz w:val="24"/>
          <w:szCs w:val="24"/>
        </w:rPr>
      </w:pPr>
      <w:r w:rsidRPr="00CE6815">
        <w:rPr>
          <w:rFonts w:asciiTheme="minorEastAsia" w:hAnsiTheme="minorEastAsia" w:cs="Courier New"/>
          <w:color w:val="000000"/>
          <w:kern w:val="0"/>
          <w:sz w:val="24"/>
          <w:szCs w:val="24"/>
        </w:rPr>
        <w:tab/>
      </w:r>
      <w:r w:rsidRPr="00CE6815">
        <w:rPr>
          <w:rFonts w:asciiTheme="minorEastAsia" w:hAnsiTheme="minorEastAsia" w:cs="Courier New" w:hint="eastAsia"/>
          <w:color w:val="000000"/>
          <w:kern w:val="0"/>
          <w:sz w:val="24"/>
          <w:szCs w:val="24"/>
        </w:rPr>
        <w:t>作业的下载包括教师下载学生提交的作业和学生下载教师布置的作业，由于作业在服务器中是以文件存储，并且在服务器中有明确的链接（.fujian），该属性是依赖于一个list（将作业的所有元素整合归类为一个list，再对其中的属性访问操作），于是将作业设置为直接链接到附件，由浏览器实现对文件的另存为，完成下载的功能。</w:t>
      </w:r>
    </w:p>
    <w:p w:rsidR="008F0CBF" w:rsidRDefault="008F0CBF" w:rsidP="008F0CBF">
      <w:pPr>
        <w:pStyle w:val="3"/>
        <w:ind w:firstLine="482"/>
        <w:rPr>
          <w:rFonts w:ascii="黑体" w:hAnsi="黑体"/>
        </w:rPr>
      </w:pPr>
      <w:r>
        <w:rPr>
          <w:rFonts w:ascii="黑体" w:hAnsi="黑体" w:hint="eastAsia"/>
        </w:rPr>
        <w:t>5.2.2</w:t>
      </w:r>
      <w:r w:rsidRPr="00B031F9">
        <w:rPr>
          <w:rFonts w:ascii="黑体" w:hAnsi="黑体" w:hint="eastAsia"/>
        </w:rPr>
        <w:t xml:space="preserve"> </w:t>
      </w:r>
      <w:r>
        <w:rPr>
          <w:rFonts w:ascii="黑体" w:hAnsi="黑体"/>
        </w:rPr>
        <w:t xml:space="preserve"> </w:t>
      </w:r>
      <w:r>
        <w:rPr>
          <w:rFonts w:ascii="黑体" w:hAnsi="黑体" w:hint="eastAsia"/>
        </w:rPr>
        <w:t>答案上传下载</w:t>
      </w:r>
    </w:p>
    <w:p w:rsidR="002100F6" w:rsidRPr="00CE6815" w:rsidRDefault="00CE6815" w:rsidP="002100F6">
      <w:pPr>
        <w:rPr>
          <w:rFonts w:asciiTheme="minorEastAsia" w:hAnsiTheme="minorEastAsia" w:cs="Courier New" w:hint="eastAsia"/>
          <w:color w:val="000000"/>
          <w:kern w:val="0"/>
          <w:sz w:val="24"/>
          <w:szCs w:val="24"/>
        </w:rPr>
      </w:pPr>
      <w:r>
        <w:rPr>
          <w:rFonts w:asciiTheme="minorEastAsia" w:hAnsiTheme="minorEastAsia" w:cs="Courier New"/>
          <w:color w:val="000000"/>
          <w:kern w:val="0"/>
          <w:sz w:val="24"/>
          <w:szCs w:val="24"/>
        </w:rPr>
        <w:tab/>
      </w:r>
      <w:r w:rsidR="002100F6" w:rsidRPr="00CE6815">
        <w:rPr>
          <w:rFonts w:asciiTheme="minorEastAsia" w:hAnsiTheme="minorEastAsia" w:cs="Courier New" w:hint="eastAsia"/>
          <w:color w:val="000000"/>
          <w:kern w:val="0"/>
          <w:sz w:val="24"/>
          <w:szCs w:val="24"/>
        </w:rPr>
        <w:t>答案的上传下载和作业的上传下载一致，只是角色只有教师，将学生上传作业下载答案和教师上传答案下载学生作业看成相反的情况，可以更好的理解它们之间的关系，其中具体的操作仍然和上小节一致，请类比理解</w:t>
      </w:r>
      <w:r w:rsidR="003F7321" w:rsidRPr="00CE6815">
        <w:rPr>
          <w:rFonts w:asciiTheme="minorEastAsia" w:hAnsiTheme="minorEastAsia" w:cs="Courier New" w:hint="eastAsia"/>
          <w:color w:val="000000"/>
          <w:kern w:val="0"/>
          <w:sz w:val="24"/>
          <w:szCs w:val="24"/>
        </w:rPr>
        <w:t>，此处不再赘述。</w:t>
      </w:r>
    </w:p>
    <w:p w:rsidR="008F0CBF" w:rsidRDefault="008F0CBF" w:rsidP="008F0CBF">
      <w:pPr>
        <w:pStyle w:val="3"/>
        <w:ind w:firstLine="482"/>
        <w:rPr>
          <w:rFonts w:ascii="黑体" w:hAnsi="黑体"/>
        </w:rPr>
      </w:pPr>
      <w:r>
        <w:rPr>
          <w:rFonts w:ascii="黑体" w:hAnsi="黑体" w:hint="eastAsia"/>
        </w:rPr>
        <w:t>5.2.3</w:t>
      </w:r>
      <w:r w:rsidRPr="00B031F9">
        <w:rPr>
          <w:rFonts w:ascii="黑体" w:hAnsi="黑体" w:hint="eastAsia"/>
        </w:rPr>
        <w:t xml:space="preserve"> </w:t>
      </w:r>
      <w:r>
        <w:rPr>
          <w:rFonts w:ascii="黑体" w:hAnsi="黑体"/>
        </w:rPr>
        <w:t xml:space="preserve"> </w:t>
      </w:r>
      <w:r>
        <w:rPr>
          <w:rFonts w:ascii="黑体" w:hAnsi="黑体" w:hint="eastAsia"/>
        </w:rPr>
        <w:t>作业打分</w:t>
      </w:r>
    </w:p>
    <w:p w:rsidR="008C69A7" w:rsidRPr="00CE6815" w:rsidRDefault="008C69A7" w:rsidP="008C69A7">
      <w:pPr>
        <w:rPr>
          <w:rFonts w:asciiTheme="minorEastAsia" w:hAnsiTheme="minorEastAsia" w:cs="Courier New" w:hint="eastAsia"/>
          <w:color w:val="000000"/>
          <w:kern w:val="0"/>
          <w:sz w:val="24"/>
          <w:szCs w:val="24"/>
        </w:rPr>
      </w:pPr>
      <w:r>
        <w:tab/>
      </w:r>
      <w:r w:rsidR="00EF1666" w:rsidRPr="00CE6815">
        <w:rPr>
          <w:rFonts w:asciiTheme="minorEastAsia" w:hAnsiTheme="minorEastAsia" w:cs="Courier New" w:hint="eastAsia"/>
          <w:color w:val="000000"/>
          <w:kern w:val="0"/>
          <w:sz w:val="24"/>
          <w:szCs w:val="24"/>
        </w:rPr>
        <w:t>打分的实现存在于</w:t>
      </w:r>
      <w:r w:rsidRPr="00CE6815">
        <w:rPr>
          <w:rFonts w:asciiTheme="minorEastAsia" w:hAnsiTheme="minorEastAsia" w:cs="Courier New" w:hint="eastAsia"/>
          <w:color w:val="000000"/>
          <w:kern w:val="0"/>
          <w:sz w:val="24"/>
          <w:szCs w:val="24"/>
        </w:rPr>
        <w:t>学生作业控制中，</w:t>
      </w:r>
      <w:r w:rsidR="00EF1666" w:rsidRPr="00CE6815">
        <w:rPr>
          <w:rFonts w:asciiTheme="minorEastAsia" w:hAnsiTheme="minorEastAsia" w:cs="Courier New" w:hint="eastAsia"/>
          <w:color w:val="000000"/>
          <w:kern w:val="0"/>
          <w:sz w:val="24"/>
          <w:szCs w:val="24"/>
        </w:rPr>
        <w:t>后续仍然通过Dao对数据库进行访问修改，其函数名如下，具体函数实现详见附录2.</w:t>
      </w:r>
    </w:p>
    <w:p w:rsidR="008C69A7" w:rsidRPr="00CE6815" w:rsidRDefault="008C69A7" w:rsidP="008C69A7">
      <w:pPr>
        <w:autoSpaceDE w:val="0"/>
        <w:autoSpaceDN w:val="0"/>
        <w:adjustRightInd w:val="0"/>
        <w:jc w:val="left"/>
        <w:rPr>
          <w:rFonts w:asciiTheme="minorEastAsia" w:hAnsiTheme="minorEastAsia" w:cs="Courier New"/>
          <w:color w:val="000000"/>
          <w:kern w:val="0"/>
          <w:sz w:val="24"/>
          <w:szCs w:val="24"/>
        </w:rPr>
      </w:pPr>
      <w:r w:rsidRPr="00CE6815">
        <w:rPr>
          <w:rFonts w:asciiTheme="minorEastAsia" w:hAnsiTheme="minorEastAsia" w:cs="Courier New"/>
          <w:color w:val="000000"/>
          <w:kern w:val="0"/>
          <w:sz w:val="24"/>
          <w:szCs w:val="24"/>
        </w:rPr>
        <w:t>@RequestMapping("files/showStuzuoyedetailsocre.do")//上分操作</w:t>
      </w:r>
    </w:p>
    <w:p w:rsidR="008C69A7" w:rsidRPr="00CE6815" w:rsidRDefault="008C69A7" w:rsidP="008C69A7">
      <w:pPr>
        <w:rPr>
          <w:rFonts w:asciiTheme="minorEastAsia" w:hAnsiTheme="minorEastAsia" w:cs="Courier New" w:hint="eastAsia"/>
          <w:color w:val="000000"/>
          <w:kern w:val="0"/>
          <w:sz w:val="24"/>
          <w:szCs w:val="24"/>
        </w:rPr>
      </w:pPr>
      <w:r w:rsidRPr="00CE6815">
        <w:rPr>
          <w:rFonts w:asciiTheme="minorEastAsia" w:hAnsiTheme="minorEastAsia" w:cs="Courier New"/>
          <w:color w:val="000000"/>
          <w:kern w:val="0"/>
          <w:sz w:val="24"/>
          <w:szCs w:val="24"/>
        </w:rPr>
        <w:tab/>
      </w:r>
      <w:r w:rsidRPr="00CE6815">
        <w:rPr>
          <w:rFonts w:asciiTheme="minorEastAsia" w:hAnsiTheme="minorEastAsia" w:cs="Courier New"/>
          <w:color w:val="000000"/>
          <w:kern w:val="0"/>
          <w:sz w:val="24"/>
          <w:szCs w:val="24"/>
        </w:rPr>
        <w:tab/>
        <w:t xml:space="preserve">   </w:t>
      </w:r>
      <w:r w:rsidRPr="00CE6815">
        <w:rPr>
          <w:rFonts w:asciiTheme="minorEastAsia" w:hAnsiTheme="minorEastAsia" w:cs="Courier New"/>
          <w:color w:val="000000"/>
          <w:kern w:val="0"/>
          <w:sz w:val="24"/>
          <w:szCs w:val="24"/>
        </w:rPr>
        <w:tab/>
        <w:t xml:space="preserve">  public String  shangfenshowStuzuoyedetail(Integer stuzyid,HttpServletRequest  request)</w:t>
      </w:r>
    </w:p>
    <w:p w:rsidR="008F0CBF" w:rsidRDefault="008F0CBF" w:rsidP="008F0CBF">
      <w:pPr>
        <w:pStyle w:val="3"/>
        <w:ind w:firstLine="482"/>
        <w:rPr>
          <w:rFonts w:ascii="黑体" w:hAnsi="黑体"/>
        </w:rPr>
      </w:pPr>
      <w:r>
        <w:rPr>
          <w:rFonts w:ascii="黑体" w:hAnsi="黑体" w:hint="eastAsia"/>
        </w:rPr>
        <w:t>5.2.4</w:t>
      </w:r>
      <w:r w:rsidRPr="00B031F9">
        <w:rPr>
          <w:rFonts w:ascii="黑体" w:hAnsi="黑体" w:hint="eastAsia"/>
        </w:rPr>
        <w:t xml:space="preserve"> </w:t>
      </w:r>
      <w:r>
        <w:rPr>
          <w:rFonts w:ascii="黑体" w:hAnsi="黑体"/>
        </w:rPr>
        <w:t xml:space="preserve"> </w:t>
      </w:r>
      <w:r>
        <w:rPr>
          <w:rFonts w:ascii="黑体" w:hAnsi="黑体" w:hint="eastAsia"/>
        </w:rPr>
        <w:t>查看作业情况</w:t>
      </w:r>
    </w:p>
    <w:p w:rsidR="00974B17" w:rsidRPr="00CE6815" w:rsidRDefault="002F0469" w:rsidP="00A643D2">
      <w:pPr>
        <w:rPr>
          <w:rFonts w:asciiTheme="minorEastAsia" w:hAnsiTheme="minorEastAsia" w:cs="Courier New"/>
          <w:color w:val="000000"/>
          <w:kern w:val="0"/>
          <w:sz w:val="24"/>
          <w:szCs w:val="24"/>
        </w:rPr>
      </w:pPr>
      <w:r>
        <w:tab/>
      </w:r>
      <w:r w:rsidRPr="00CE6815">
        <w:rPr>
          <w:rFonts w:asciiTheme="minorEastAsia" w:hAnsiTheme="minorEastAsia" w:cs="Courier New" w:hint="eastAsia"/>
          <w:color w:val="000000"/>
          <w:kern w:val="0"/>
          <w:sz w:val="24"/>
          <w:szCs w:val="24"/>
        </w:rPr>
        <w:t>查看作业情况指的是教师在网页列表中查看学生的作业提交情况，包括下载学生作业，对学生作业打分，分类查看作业，搜索作业。由于搜索包含作业的搜索和用户的搜索，所以单起一小节进行模块构建，下载作业和为作业打分也在上一小节讨论分析过，所以此处仅讨论其他功能的实现，包括作业表格的显示和作业的分类查看。</w:t>
      </w:r>
      <w:r w:rsidR="00974B17" w:rsidRPr="00CE6815">
        <w:rPr>
          <w:rFonts w:asciiTheme="minorEastAsia" w:hAnsiTheme="minorEastAsia" w:cs="Courier New" w:hint="eastAsia"/>
          <w:color w:val="000000"/>
          <w:kern w:val="0"/>
          <w:sz w:val="24"/>
          <w:szCs w:val="24"/>
        </w:rPr>
        <w:t>主要函数如下，实现效果如图</w:t>
      </w:r>
      <w:r w:rsidR="00596E43">
        <w:rPr>
          <w:rFonts w:asciiTheme="minorEastAsia" w:hAnsiTheme="minorEastAsia" w:cs="Courier New" w:hint="eastAsia"/>
          <w:color w:val="000000"/>
          <w:kern w:val="0"/>
          <w:sz w:val="24"/>
          <w:szCs w:val="24"/>
        </w:rPr>
        <w:t>5</w:t>
      </w:r>
      <w:r w:rsidR="00596E43">
        <w:rPr>
          <w:rFonts w:asciiTheme="minorEastAsia" w:hAnsiTheme="minorEastAsia" w:cs="Courier New"/>
          <w:color w:val="000000"/>
          <w:kern w:val="0"/>
          <w:sz w:val="24"/>
          <w:szCs w:val="24"/>
        </w:rPr>
        <w:t>-</w:t>
      </w:r>
      <w:r w:rsidR="00974B17" w:rsidRPr="00CE6815">
        <w:rPr>
          <w:rFonts w:asciiTheme="minorEastAsia" w:hAnsiTheme="minorEastAsia" w:cs="Courier New" w:hint="eastAsia"/>
          <w:color w:val="000000"/>
          <w:kern w:val="0"/>
          <w:sz w:val="24"/>
          <w:szCs w:val="24"/>
        </w:rPr>
        <w:t>6</w:t>
      </w:r>
      <w:r w:rsidR="00974B17" w:rsidRPr="00CE6815">
        <w:rPr>
          <w:rFonts w:asciiTheme="minorEastAsia" w:hAnsiTheme="minorEastAsia" w:cs="Courier New"/>
          <w:color w:val="000000"/>
          <w:kern w:val="0"/>
          <w:sz w:val="24"/>
          <w:szCs w:val="24"/>
        </w:rPr>
        <w:t xml:space="preserve">                                                                                  </w:t>
      </w:r>
    </w:p>
    <w:p w:rsidR="00974B17" w:rsidRPr="00CE6815" w:rsidRDefault="00974B17" w:rsidP="00CE6815">
      <w:pPr>
        <w:rPr>
          <w:rFonts w:asciiTheme="minorEastAsia" w:hAnsiTheme="minorEastAsia" w:cs="Courier New" w:hint="eastAsia"/>
          <w:color w:val="000000"/>
          <w:kern w:val="0"/>
          <w:sz w:val="24"/>
          <w:szCs w:val="24"/>
        </w:rPr>
      </w:pPr>
      <w:r w:rsidRPr="00CE6815">
        <w:rPr>
          <w:rFonts w:asciiTheme="minorEastAsia" w:hAnsiTheme="minorEastAsia" w:cs="Courier New"/>
          <w:color w:val="000000"/>
          <w:kern w:val="0"/>
          <w:sz w:val="24"/>
          <w:szCs w:val="24"/>
        </w:rPr>
        <w:t xml:space="preserve">  </w:t>
      </w:r>
      <w:r w:rsidR="00655C8D" w:rsidRPr="00CE6815">
        <w:rPr>
          <w:rFonts w:asciiTheme="minorEastAsia" w:hAnsiTheme="minorEastAsia" w:cs="Courier New" w:hint="eastAsia"/>
          <w:color w:val="000000"/>
          <w:kern w:val="0"/>
          <w:sz w:val="24"/>
          <w:szCs w:val="24"/>
        </w:rPr>
        <w:t>作业的分类查看本质上是对数据的搜索，只不过将分类做成下拉菜单并链接教师对应的班级，此处需要对要查找的数据进行约束，否则可能出现不满足分类的情况。具体搜索的实现详见5.2.6的作业搜索功能。</w:t>
      </w:r>
    </w:p>
    <w:p w:rsidR="002F0469" w:rsidRDefault="002F0469" w:rsidP="002F0469">
      <w:pPr>
        <w:keepNext/>
      </w:pPr>
      <w:r>
        <w:lastRenderedPageBreak/>
        <w:tab/>
      </w:r>
      <w:r>
        <w:rPr>
          <w:noProof/>
        </w:rPr>
        <w:drawing>
          <wp:inline distT="0" distB="0" distL="0" distR="0" wp14:anchorId="60F0D608" wp14:editId="1DF01133">
            <wp:extent cx="4526280" cy="2234695"/>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30200" cy="2236630"/>
                    </a:xfrm>
                    <a:prstGeom prst="rect">
                      <a:avLst/>
                    </a:prstGeom>
                  </pic:spPr>
                </pic:pic>
              </a:graphicData>
            </a:graphic>
          </wp:inline>
        </w:drawing>
      </w:r>
    </w:p>
    <w:p w:rsidR="002F0469" w:rsidRPr="002F0469" w:rsidRDefault="002F0469" w:rsidP="002F0469">
      <w:pPr>
        <w:pStyle w:val="af0"/>
        <w:ind w:left="2520" w:firstLineChars="210" w:firstLine="420"/>
        <w:rPr>
          <w:rFonts w:hint="eastAsia"/>
        </w:rPr>
      </w:pPr>
      <w:r>
        <w:rPr>
          <w:rFonts w:hint="eastAsia"/>
        </w:rPr>
        <w:t>图</w:t>
      </w:r>
      <w:r w:rsidR="00596E43">
        <w:rPr>
          <w:rFonts w:hint="eastAsia"/>
        </w:rPr>
        <w:t>5</w:t>
      </w:r>
      <w:r w:rsidR="00596E43">
        <w:t>-</w:t>
      </w:r>
      <w:r>
        <w:rPr>
          <w:rFonts w:hint="eastAsia"/>
        </w:rPr>
        <w:t>6</w:t>
      </w:r>
      <w:r>
        <w:t xml:space="preserve"> </w:t>
      </w:r>
      <w:r>
        <w:rPr>
          <w:rFonts w:hint="eastAsia"/>
        </w:rPr>
        <w:t>查看作业情况</w:t>
      </w:r>
    </w:p>
    <w:p w:rsidR="008F0CBF" w:rsidRDefault="008F0CBF" w:rsidP="008F0CBF">
      <w:pPr>
        <w:pStyle w:val="3"/>
        <w:ind w:firstLine="482"/>
        <w:rPr>
          <w:rFonts w:ascii="黑体" w:hAnsi="黑体"/>
        </w:rPr>
      </w:pPr>
      <w:r>
        <w:rPr>
          <w:rFonts w:ascii="黑体" w:hAnsi="黑体" w:hint="eastAsia"/>
        </w:rPr>
        <w:t>5.2.5</w:t>
      </w:r>
      <w:r w:rsidRPr="00B031F9">
        <w:rPr>
          <w:rFonts w:ascii="黑体" w:hAnsi="黑体" w:hint="eastAsia"/>
        </w:rPr>
        <w:t xml:space="preserve"> </w:t>
      </w:r>
      <w:r>
        <w:rPr>
          <w:rFonts w:ascii="黑体" w:hAnsi="黑体"/>
        </w:rPr>
        <w:t xml:space="preserve"> </w:t>
      </w:r>
      <w:r>
        <w:rPr>
          <w:rFonts w:ascii="黑体" w:hAnsi="黑体" w:hint="eastAsia"/>
        </w:rPr>
        <w:t>统计打印</w:t>
      </w:r>
    </w:p>
    <w:p w:rsidR="00BF20CC" w:rsidRPr="00BF20CC" w:rsidRDefault="00655C8D" w:rsidP="00CE6815">
      <w:pPr>
        <w:spacing w:line="288" w:lineRule="auto"/>
        <w:ind w:firstLineChars="200" w:firstLine="480"/>
        <w:rPr>
          <w:rFonts w:hint="eastAsia"/>
        </w:rPr>
      </w:pPr>
      <w:r w:rsidRPr="00CE6815">
        <w:rPr>
          <w:rFonts w:asciiTheme="minorEastAsia" w:hAnsiTheme="minorEastAsia" w:hint="eastAsia"/>
          <w:sz w:val="24"/>
          <w:szCs w:val="24"/>
        </w:rPr>
        <w:t>打印功能主要是对页面的打印并保存，对统计具有一定帮助，</w:t>
      </w:r>
      <w:r w:rsidR="00DD7F3B" w:rsidRPr="00CE6815">
        <w:rPr>
          <w:rFonts w:asciiTheme="minorEastAsia" w:hAnsiTheme="minorEastAsia" w:hint="eastAsia"/>
          <w:sz w:val="24"/>
          <w:szCs w:val="24"/>
        </w:rPr>
        <w:t>采用</w:t>
      </w:r>
      <w:r w:rsidR="00DD7F3B" w:rsidRPr="00CE6815">
        <w:rPr>
          <w:rFonts w:asciiTheme="minorEastAsia" w:hAnsiTheme="minorEastAsia"/>
          <w:sz w:val="24"/>
          <w:szCs w:val="24"/>
        </w:rPr>
        <w:t>preview(oper)</w:t>
      </w:r>
      <w:r w:rsidR="00DD7F3B" w:rsidRPr="00CE6815">
        <w:rPr>
          <w:rFonts w:asciiTheme="minorEastAsia" w:hAnsiTheme="minorEastAsia" w:hint="eastAsia"/>
          <w:sz w:val="24"/>
          <w:szCs w:val="24"/>
        </w:rPr>
        <w:t>函数完成打印功能，</w:t>
      </w:r>
      <w:r w:rsidR="00BF20CC" w:rsidRPr="00CE6815">
        <w:rPr>
          <w:rFonts w:asciiTheme="minorEastAsia" w:hAnsiTheme="minorEastAsia" w:hint="eastAsia"/>
          <w:sz w:val="24"/>
          <w:szCs w:val="24"/>
        </w:rPr>
        <w:t>详细代码请查看附录3</w:t>
      </w:r>
      <w:r>
        <w:rPr>
          <w:rFonts w:hint="eastAsia"/>
        </w:rPr>
        <w:t>。</w:t>
      </w:r>
    </w:p>
    <w:p w:rsidR="00D013A7" w:rsidRDefault="008F0CBF" w:rsidP="008F0CBF">
      <w:pPr>
        <w:pStyle w:val="3"/>
        <w:ind w:firstLine="482"/>
        <w:rPr>
          <w:rFonts w:ascii="黑体" w:hAnsi="黑体"/>
        </w:rPr>
      </w:pPr>
      <w:r>
        <w:rPr>
          <w:rFonts w:ascii="黑体" w:hAnsi="黑体" w:hint="eastAsia"/>
        </w:rPr>
        <w:t>5.2.6</w:t>
      </w:r>
      <w:r w:rsidRPr="00B031F9">
        <w:rPr>
          <w:rFonts w:ascii="黑体" w:hAnsi="黑体" w:hint="eastAsia"/>
        </w:rPr>
        <w:t xml:space="preserve"> </w:t>
      </w:r>
      <w:r>
        <w:rPr>
          <w:rFonts w:ascii="黑体" w:hAnsi="黑体"/>
        </w:rPr>
        <w:t xml:space="preserve"> </w:t>
      </w:r>
      <w:r>
        <w:rPr>
          <w:rFonts w:ascii="黑体" w:hAnsi="黑体" w:hint="eastAsia"/>
        </w:rPr>
        <w:t>搜索作业</w:t>
      </w:r>
    </w:p>
    <w:p w:rsidR="00655C8D" w:rsidRPr="00CE6815" w:rsidRDefault="00655C8D" w:rsidP="00655C8D">
      <w:pPr>
        <w:rPr>
          <w:rFonts w:asciiTheme="minorEastAsia" w:hAnsiTheme="minorEastAsia" w:hint="eastAsia"/>
          <w:sz w:val="24"/>
          <w:szCs w:val="24"/>
        </w:rPr>
      </w:pPr>
      <w:r w:rsidRPr="00CE6815">
        <w:rPr>
          <w:rFonts w:asciiTheme="minorEastAsia" w:hAnsiTheme="minorEastAsia"/>
          <w:sz w:val="24"/>
          <w:szCs w:val="24"/>
        </w:rPr>
        <w:tab/>
      </w:r>
      <w:r w:rsidRPr="00CE6815">
        <w:rPr>
          <w:rFonts w:asciiTheme="minorEastAsia" w:hAnsiTheme="minorEastAsia" w:hint="eastAsia"/>
          <w:sz w:val="24"/>
          <w:szCs w:val="24"/>
        </w:rPr>
        <w:t>由于作业在网页上是存储关联在一个构建好的list中，list包含作业的所有属性，于是搜索作业便是使list中的属性满足要求，核心函数如下。</w:t>
      </w:r>
    </w:p>
    <w:p w:rsidR="00655C8D" w:rsidRPr="00CE6815" w:rsidRDefault="00655C8D" w:rsidP="00655C8D">
      <w:pPr>
        <w:autoSpaceDE w:val="0"/>
        <w:autoSpaceDN w:val="0"/>
        <w:adjustRightInd w:val="0"/>
        <w:ind w:firstLine="420"/>
        <w:jc w:val="left"/>
        <w:rPr>
          <w:rFonts w:asciiTheme="minorEastAsia" w:hAnsiTheme="minorEastAsia"/>
          <w:sz w:val="24"/>
          <w:szCs w:val="24"/>
        </w:rPr>
      </w:pPr>
      <w:r w:rsidRPr="00CE6815">
        <w:rPr>
          <w:rFonts w:asciiTheme="minorEastAsia" w:hAnsiTheme="minorEastAsia"/>
          <w:sz w:val="24"/>
          <w:szCs w:val="24"/>
        </w:rPr>
        <w:t>作业&lt;selectname="zyid" &gt;</w:t>
      </w:r>
    </w:p>
    <w:p w:rsidR="00655C8D" w:rsidRPr="00CE6815" w:rsidRDefault="00655C8D" w:rsidP="00655C8D">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&lt;option value=""&gt;全部&lt;/option&gt;</w:t>
      </w:r>
    </w:p>
    <w:p w:rsidR="00655C8D" w:rsidRPr="00CE6815" w:rsidRDefault="00655C8D" w:rsidP="00655C8D">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&lt;c:forEach items="${zylist }" var="z"&gt;</w:t>
      </w:r>
    </w:p>
    <w:p w:rsidR="00655C8D" w:rsidRPr="00CE6815" w:rsidRDefault="00655C8D" w:rsidP="00655C8D">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&lt;option value="${z.zyid }" &lt;c:if test="${z.zyid==zyid }"&gt; selected &lt;/c:if&gt;&gt;${z.title }&lt;/option&gt;</w:t>
      </w:r>
    </w:p>
    <w:p w:rsidR="00655C8D" w:rsidRPr="00CE6815" w:rsidRDefault="00655C8D" w:rsidP="00655C8D">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&lt;/c:forEach&gt;</w:t>
      </w:r>
    </w:p>
    <w:p w:rsidR="00655C8D" w:rsidRPr="00CE6815" w:rsidRDefault="00655C8D" w:rsidP="00655C8D">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&lt;/select&gt;                                            </w:t>
      </w:r>
    </w:p>
    <w:p w:rsidR="00655C8D" w:rsidRPr="00CE6815" w:rsidRDefault="00655C8D" w:rsidP="00655C8D">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&lt;input name="Submit" type="submit" class="right-button02" value="查 询" /&gt; &lt;/td&gt;</w:t>
      </w:r>
    </w:p>
    <w:p w:rsidR="00655C8D" w:rsidRPr="00CE6815" w:rsidRDefault="00655C8D" w:rsidP="00655C8D">
      <w:pPr>
        <w:rPr>
          <w:rFonts w:asciiTheme="minorEastAsia" w:hAnsiTheme="minorEastAsia" w:hint="eastAsia"/>
          <w:sz w:val="24"/>
          <w:szCs w:val="24"/>
        </w:rPr>
      </w:pPr>
    </w:p>
    <w:p w:rsidR="00D013A7" w:rsidRDefault="00D013A7" w:rsidP="00D013A7">
      <w:pPr>
        <w:pStyle w:val="2"/>
        <w:spacing w:before="100" w:beforeAutospacing="1" w:after="100" w:afterAutospacing="1"/>
        <w:rPr>
          <w:rFonts w:ascii="黑体" w:hAnsi="黑体"/>
        </w:rPr>
      </w:pPr>
      <w:bookmarkStart w:id="33" w:name="_Toc514855748"/>
      <w:r w:rsidRPr="00B031F9">
        <w:rPr>
          <w:rFonts w:ascii="黑体" w:hAnsi="黑体" w:hint="eastAsia"/>
        </w:rPr>
        <w:t>5</w:t>
      </w:r>
      <w:r w:rsidRPr="00B031F9">
        <w:rPr>
          <w:rFonts w:ascii="黑体" w:hAnsi="黑体"/>
        </w:rPr>
        <w:t>.3</w:t>
      </w:r>
      <w:r w:rsidRPr="00B031F9">
        <w:rPr>
          <w:rFonts w:ascii="黑体" w:hAnsi="黑体" w:hint="eastAsia"/>
        </w:rPr>
        <w:t xml:space="preserve"> </w:t>
      </w:r>
      <w:r w:rsidR="00167CE3">
        <w:rPr>
          <w:rFonts w:ascii="黑体" w:hAnsi="黑体"/>
        </w:rPr>
        <w:t xml:space="preserve"> </w:t>
      </w:r>
      <w:r w:rsidR="008F0CBF">
        <w:rPr>
          <w:rFonts w:ascii="黑体" w:hAnsi="黑体" w:hint="eastAsia"/>
        </w:rPr>
        <w:t>通用</w:t>
      </w:r>
      <w:r w:rsidR="00372BF7">
        <w:rPr>
          <w:rFonts w:ascii="黑体" w:hAnsi="黑体" w:hint="eastAsia"/>
        </w:rPr>
        <w:t>模块的详细设计与实现</w:t>
      </w:r>
      <w:bookmarkEnd w:id="33"/>
    </w:p>
    <w:p w:rsidR="002A14A1" w:rsidRDefault="002A14A1" w:rsidP="002A14A1">
      <w:pPr>
        <w:pStyle w:val="3"/>
        <w:ind w:firstLine="482"/>
        <w:rPr>
          <w:rFonts w:ascii="黑体" w:hAnsi="黑体"/>
        </w:rPr>
      </w:pPr>
      <w:r>
        <w:rPr>
          <w:rFonts w:ascii="黑体" w:hAnsi="黑体" w:hint="eastAsia"/>
        </w:rPr>
        <w:t>5.3</w:t>
      </w:r>
      <w:r w:rsidRPr="00B031F9">
        <w:rPr>
          <w:rFonts w:ascii="黑体" w:hAnsi="黑体" w:hint="eastAsia"/>
        </w:rPr>
        <w:t xml:space="preserve">.1 </w:t>
      </w:r>
      <w:r w:rsidR="00E72A8B">
        <w:rPr>
          <w:rFonts w:ascii="黑体" w:hAnsi="黑体"/>
        </w:rPr>
        <w:t xml:space="preserve"> 用户登录</w:t>
      </w:r>
    </w:p>
    <w:p w:rsidR="008D0AE6" w:rsidRPr="00CE6815" w:rsidRDefault="008D0AE6" w:rsidP="008D0AE6">
      <w:pPr>
        <w:rPr>
          <w:rFonts w:asciiTheme="minorEastAsia" w:hAnsiTheme="minorEastAsia"/>
          <w:sz w:val="24"/>
          <w:szCs w:val="24"/>
        </w:rPr>
      </w:pPr>
      <w:r>
        <w:tab/>
      </w:r>
      <w:r w:rsidR="004F3ACE" w:rsidRPr="00CE6815">
        <w:rPr>
          <w:rFonts w:asciiTheme="minorEastAsia" w:hAnsiTheme="minorEastAsia" w:hint="eastAsia"/>
          <w:sz w:val="24"/>
          <w:szCs w:val="24"/>
        </w:rPr>
        <w:t>用户登录在我的设计中大概分为4部分：界面设计、登录拦截、验证码和密码找回。界面设计在上一大章已经分析过，密码找回详见5.2.4小节，验证码详见5.4小节额外模块的详细设计与实现。本小节着重讨论登录拦截的实现。</w:t>
      </w:r>
    </w:p>
    <w:p w:rsidR="004F3ACE" w:rsidRPr="00CE6815" w:rsidRDefault="004F3ACE" w:rsidP="008D0AE6">
      <w:pPr>
        <w:rPr>
          <w:rFonts w:asciiTheme="minorEastAsia" w:hAnsiTheme="minorEastAsia" w:hint="eastAsia"/>
          <w:sz w:val="24"/>
          <w:szCs w:val="24"/>
        </w:rPr>
      </w:pPr>
      <w:r w:rsidRPr="00CE6815">
        <w:rPr>
          <w:rFonts w:asciiTheme="minorEastAsia" w:hAnsiTheme="minorEastAsia"/>
          <w:sz w:val="24"/>
          <w:szCs w:val="24"/>
        </w:rPr>
        <w:tab/>
      </w:r>
      <w:r w:rsidRPr="00CE6815">
        <w:rPr>
          <w:rFonts w:asciiTheme="minorEastAsia" w:hAnsiTheme="minorEastAsia" w:hint="eastAsia"/>
          <w:sz w:val="24"/>
          <w:szCs w:val="24"/>
        </w:rPr>
        <w:t>通过对登录按钮绑定函数，在函数中</w:t>
      </w:r>
      <w:r w:rsidR="00764046" w:rsidRPr="00CE6815">
        <w:rPr>
          <w:rFonts w:asciiTheme="minorEastAsia" w:hAnsiTheme="minorEastAsia" w:hint="eastAsia"/>
          <w:sz w:val="24"/>
          <w:szCs w:val="24"/>
        </w:rPr>
        <w:t>读取用户输入的数据，再和数据库中数据进行比较，实现登录拦截。</w:t>
      </w:r>
    </w:p>
    <w:p w:rsidR="00E72A8B" w:rsidRDefault="00E72A8B" w:rsidP="00E72A8B">
      <w:pPr>
        <w:pStyle w:val="3"/>
        <w:ind w:firstLine="482"/>
        <w:rPr>
          <w:rFonts w:ascii="黑体" w:hAnsi="黑体"/>
        </w:rPr>
      </w:pPr>
      <w:r>
        <w:rPr>
          <w:rFonts w:ascii="黑体" w:hAnsi="黑体" w:hint="eastAsia"/>
        </w:rPr>
        <w:t>5.3.</w:t>
      </w:r>
      <w:r>
        <w:rPr>
          <w:rFonts w:ascii="黑体" w:hAnsi="黑体"/>
        </w:rPr>
        <w:t>2</w:t>
      </w:r>
      <w:r w:rsidRPr="00B031F9">
        <w:rPr>
          <w:rFonts w:ascii="黑体" w:hAnsi="黑体" w:hint="eastAsia"/>
        </w:rPr>
        <w:t xml:space="preserve"> </w:t>
      </w:r>
      <w:r>
        <w:rPr>
          <w:rFonts w:ascii="黑体" w:hAnsi="黑体"/>
        </w:rPr>
        <w:t xml:space="preserve"> </w:t>
      </w:r>
      <w:r>
        <w:rPr>
          <w:rFonts w:ascii="黑体" w:hAnsi="黑体" w:hint="eastAsia"/>
        </w:rPr>
        <w:t>退出登录</w:t>
      </w:r>
    </w:p>
    <w:p w:rsidR="00764046" w:rsidRPr="00764046" w:rsidRDefault="00764046" w:rsidP="00764046">
      <w:pPr>
        <w:rPr>
          <w:rFonts w:hint="eastAsia"/>
        </w:rPr>
      </w:pPr>
      <w:r>
        <w:lastRenderedPageBreak/>
        <w:tab/>
      </w:r>
      <w:r w:rsidRPr="00CE6815">
        <w:rPr>
          <w:rFonts w:asciiTheme="minorEastAsia" w:hAnsiTheme="minorEastAsia" w:hint="eastAsia"/>
          <w:sz w:val="24"/>
          <w:szCs w:val="24"/>
        </w:rPr>
        <w:t>用户的退出包含退出当前页面并清空密码，于是设置实现的方式为:直接跳转到登录界面，并清空个人数据。</w:t>
      </w:r>
    </w:p>
    <w:p w:rsidR="00E72A8B" w:rsidRDefault="00E72A8B" w:rsidP="00E72A8B">
      <w:pPr>
        <w:pStyle w:val="3"/>
        <w:ind w:firstLine="482"/>
        <w:rPr>
          <w:rFonts w:ascii="黑体" w:hAnsi="黑体"/>
        </w:rPr>
      </w:pPr>
      <w:r>
        <w:rPr>
          <w:rFonts w:ascii="黑体" w:hAnsi="黑体" w:hint="eastAsia"/>
        </w:rPr>
        <w:t>5.3.</w:t>
      </w:r>
      <w:r>
        <w:rPr>
          <w:rFonts w:ascii="黑体" w:hAnsi="黑体"/>
        </w:rPr>
        <w:t>3</w:t>
      </w:r>
      <w:r w:rsidRPr="00B031F9">
        <w:rPr>
          <w:rFonts w:ascii="黑体" w:hAnsi="黑体" w:hint="eastAsia"/>
        </w:rPr>
        <w:t xml:space="preserve"> </w:t>
      </w:r>
      <w:r>
        <w:rPr>
          <w:rFonts w:ascii="黑体" w:hAnsi="黑体"/>
        </w:rPr>
        <w:t xml:space="preserve"> </w:t>
      </w:r>
      <w:r>
        <w:rPr>
          <w:rFonts w:ascii="黑体" w:hAnsi="黑体" w:hint="eastAsia"/>
        </w:rPr>
        <w:t>修改密码</w:t>
      </w:r>
    </w:p>
    <w:p w:rsidR="00764046" w:rsidRPr="00CE6815" w:rsidRDefault="00764046" w:rsidP="00764046">
      <w:pPr>
        <w:rPr>
          <w:rFonts w:asciiTheme="minorEastAsia" w:hAnsiTheme="minorEastAsia"/>
          <w:sz w:val="24"/>
          <w:szCs w:val="24"/>
        </w:rPr>
      </w:pPr>
      <w:r>
        <w:tab/>
      </w:r>
      <w:r w:rsidRPr="00CE6815">
        <w:rPr>
          <w:rFonts w:asciiTheme="minorEastAsia" w:hAnsiTheme="minorEastAsia" w:hint="eastAsia"/>
          <w:sz w:val="24"/>
          <w:szCs w:val="24"/>
        </w:rPr>
        <w:t>修改密码涉及到数据库的更新，所以仍然可以使用用户控制，只需在执行时添加一步判定条件，即输入的原密码正确。其中判别的</w:t>
      </w:r>
      <w:r w:rsidR="00677798" w:rsidRPr="00CE6815">
        <w:rPr>
          <w:rFonts w:asciiTheme="minorEastAsia" w:hAnsiTheme="minorEastAsia" w:hint="eastAsia"/>
          <w:sz w:val="24"/>
          <w:szCs w:val="24"/>
        </w:rPr>
        <w:t>函数check（）如下:</w:t>
      </w:r>
    </w:p>
    <w:p w:rsidR="00677798" w:rsidRPr="00CE6815" w:rsidRDefault="00677798" w:rsidP="00677798">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function check(){</w:t>
      </w:r>
    </w:p>
    <w:p w:rsidR="00677798" w:rsidRPr="00CE6815" w:rsidRDefault="00677798" w:rsidP="00677798">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w:t>
      </w:r>
      <w:r w:rsidRPr="00CE6815">
        <w:rPr>
          <w:rFonts w:asciiTheme="minorEastAsia" w:hAnsiTheme="minorEastAsia"/>
          <w:sz w:val="24"/>
          <w:szCs w:val="24"/>
        </w:rPr>
        <w:tab/>
        <w:t>var pwd1=document.getElementById("pwd1");</w:t>
      </w:r>
    </w:p>
    <w:p w:rsidR="00677798" w:rsidRPr="00CE6815" w:rsidRDefault="00677798" w:rsidP="00677798">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w:t>
      </w:r>
      <w:r w:rsidRPr="00CE6815">
        <w:rPr>
          <w:rFonts w:asciiTheme="minorEastAsia" w:hAnsiTheme="minorEastAsia"/>
          <w:sz w:val="24"/>
          <w:szCs w:val="24"/>
        </w:rPr>
        <w:tab/>
        <w:t>var oldpwd=document.getElementById("oldpwd");</w:t>
      </w:r>
    </w:p>
    <w:p w:rsidR="00677798" w:rsidRPr="00CE6815" w:rsidRDefault="00677798" w:rsidP="00677798">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w:t>
      </w:r>
      <w:r w:rsidRPr="00CE6815">
        <w:rPr>
          <w:rFonts w:asciiTheme="minorEastAsia" w:hAnsiTheme="minorEastAsia"/>
          <w:sz w:val="24"/>
          <w:szCs w:val="24"/>
        </w:rPr>
        <w:tab/>
        <w:t>if(pwd1.value!=oldpwd.value){</w:t>
      </w:r>
    </w:p>
    <w:p w:rsidR="00677798" w:rsidRPr="00CE6815" w:rsidRDefault="00677798" w:rsidP="00677798">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w:t>
      </w:r>
      <w:r w:rsidRPr="00CE6815">
        <w:rPr>
          <w:rFonts w:asciiTheme="minorEastAsia" w:hAnsiTheme="minorEastAsia"/>
          <w:sz w:val="24"/>
          <w:szCs w:val="24"/>
        </w:rPr>
        <w:tab/>
      </w:r>
      <w:r w:rsidRPr="00CE6815">
        <w:rPr>
          <w:rFonts w:asciiTheme="minorEastAsia" w:hAnsiTheme="minorEastAsia"/>
          <w:sz w:val="24"/>
          <w:szCs w:val="24"/>
        </w:rPr>
        <w:tab/>
        <w:t>alert("原密码不正确");</w:t>
      </w:r>
    </w:p>
    <w:p w:rsidR="00677798" w:rsidRPr="00CE6815" w:rsidRDefault="00677798" w:rsidP="00677798">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w:t>
      </w:r>
      <w:r w:rsidRPr="00CE6815">
        <w:rPr>
          <w:rFonts w:asciiTheme="minorEastAsia" w:hAnsiTheme="minorEastAsia"/>
          <w:sz w:val="24"/>
          <w:szCs w:val="24"/>
        </w:rPr>
        <w:tab/>
      </w:r>
      <w:r w:rsidRPr="00CE6815">
        <w:rPr>
          <w:rFonts w:asciiTheme="minorEastAsia" w:hAnsiTheme="minorEastAsia"/>
          <w:sz w:val="24"/>
          <w:szCs w:val="24"/>
        </w:rPr>
        <w:tab/>
        <w:t>return false;</w:t>
      </w:r>
    </w:p>
    <w:p w:rsidR="00677798" w:rsidRPr="00CE6815" w:rsidRDefault="00677798" w:rsidP="00677798">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w:t>
      </w:r>
      <w:r w:rsidRPr="00CE6815">
        <w:rPr>
          <w:rFonts w:asciiTheme="minorEastAsia" w:hAnsiTheme="minorEastAsia"/>
          <w:sz w:val="24"/>
          <w:szCs w:val="24"/>
        </w:rPr>
        <w:tab/>
        <w:t>}else{</w:t>
      </w:r>
    </w:p>
    <w:p w:rsidR="00677798" w:rsidRPr="00CE6815" w:rsidRDefault="00677798" w:rsidP="00677798">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 xml:space="preserve">        </w:t>
      </w:r>
      <w:r w:rsidRPr="00CE6815">
        <w:rPr>
          <w:rFonts w:asciiTheme="minorEastAsia" w:hAnsiTheme="minorEastAsia"/>
          <w:sz w:val="24"/>
          <w:szCs w:val="24"/>
        </w:rPr>
        <w:tab/>
        <w:t>document.getElementById("fom").submit();</w:t>
      </w:r>
    </w:p>
    <w:p w:rsidR="00677798" w:rsidRPr="00CE6815" w:rsidRDefault="00677798" w:rsidP="00677798">
      <w:pPr>
        <w:rPr>
          <w:rFonts w:asciiTheme="minorEastAsia" w:hAnsiTheme="minorEastAsia" w:hint="eastAsia"/>
          <w:sz w:val="24"/>
          <w:szCs w:val="24"/>
        </w:rPr>
      </w:pPr>
      <w:r w:rsidRPr="00CE6815">
        <w:rPr>
          <w:rFonts w:asciiTheme="minorEastAsia" w:hAnsiTheme="minorEastAsia"/>
          <w:sz w:val="24"/>
          <w:szCs w:val="24"/>
        </w:rPr>
        <w:t xml:space="preserve">        </w:t>
      </w:r>
      <w:r w:rsidRPr="00CE6815">
        <w:rPr>
          <w:rFonts w:asciiTheme="minorEastAsia" w:hAnsiTheme="minorEastAsia"/>
          <w:sz w:val="24"/>
          <w:szCs w:val="24"/>
        </w:rPr>
        <w:tab/>
        <w:t>}</w:t>
      </w:r>
    </w:p>
    <w:p w:rsidR="00E72A8B" w:rsidRDefault="00E72A8B" w:rsidP="00E72A8B">
      <w:pPr>
        <w:pStyle w:val="3"/>
        <w:ind w:firstLine="482"/>
        <w:rPr>
          <w:rFonts w:ascii="黑体" w:hAnsi="黑体"/>
        </w:rPr>
      </w:pPr>
      <w:r>
        <w:rPr>
          <w:rFonts w:ascii="黑体" w:hAnsi="黑体" w:hint="eastAsia"/>
        </w:rPr>
        <w:t>5.3.</w:t>
      </w:r>
      <w:r>
        <w:rPr>
          <w:rFonts w:ascii="黑体" w:hAnsi="黑体"/>
        </w:rPr>
        <w:t>4</w:t>
      </w:r>
      <w:r w:rsidRPr="00B031F9">
        <w:rPr>
          <w:rFonts w:ascii="黑体" w:hAnsi="黑体" w:hint="eastAsia"/>
        </w:rPr>
        <w:t xml:space="preserve"> </w:t>
      </w:r>
      <w:r>
        <w:rPr>
          <w:rFonts w:ascii="黑体" w:hAnsi="黑体"/>
        </w:rPr>
        <w:t xml:space="preserve"> </w:t>
      </w:r>
      <w:r>
        <w:rPr>
          <w:rFonts w:ascii="黑体" w:hAnsi="黑体" w:hint="eastAsia"/>
        </w:rPr>
        <w:t>找回密码</w:t>
      </w:r>
    </w:p>
    <w:p w:rsidR="00677798" w:rsidRPr="00CE6815" w:rsidRDefault="00677798" w:rsidP="00677798">
      <w:pPr>
        <w:rPr>
          <w:rFonts w:asciiTheme="minorEastAsia" w:hAnsiTheme="minorEastAsia"/>
          <w:sz w:val="24"/>
          <w:szCs w:val="24"/>
        </w:rPr>
      </w:pPr>
      <w:r>
        <w:tab/>
      </w:r>
      <w:r w:rsidRPr="00CE6815">
        <w:rPr>
          <w:rFonts w:asciiTheme="minorEastAsia" w:hAnsiTheme="minorEastAsia" w:hint="eastAsia"/>
          <w:sz w:val="24"/>
          <w:szCs w:val="24"/>
        </w:rPr>
        <w:t>找回密码基于实际分析，我设置了两种不同的密码找回方式，分别用于教师和学生的密码找回。</w:t>
      </w:r>
    </w:p>
    <w:p w:rsidR="002B4B97" w:rsidRPr="00CE6815" w:rsidRDefault="00677798" w:rsidP="00677798">
      <w:pPr>
        <w:rPr>
          <w:rFonts w:asciiTheme="minorEastAsia" w:hAnsiTheme="minorEastAsia"/>
          <w:sz w:val="24"/>
          <w:szCs w:val="24"/>
        </w:rPr>
      </w:pPr>
      <w:r w:rsidRPr="00CE6815">
        <w:rPr>
          <w:rFonts w:asciiTheme="minorEastAsia" w:hAnsiTheme="minorEastAsia"/>
          <w:sz w:val="24"/>
          <w:szCs w:val="24"/>
        </w:rPr>
        <w:tab/>
      </w:r>
      <w:r w:rsidRPr="00CE6815">
        <w:rPr>
          <w:rFonts w:asciiTheme="minorEastAsia" w:hAnsiTheme="minorEastAsia" w:hint="eastAsia"/>
          <w:sz w:val="24"/>
          <w:szCs w:val="24"/>
        </w:rPr>
        <w:t>结合实际情况并且减少功能逻辑，教师的手机号是对学生保密的，所以首先考虑采用手机号验证的方式找回教师密码，但是教师熟人会知道教师的密码，该方法具有弊端，又考虑到教师的登录名并非教师本名，所以最终决定采用教师验证登录名和手机号的方式进行密码找回，而登录名的修改需要管理员的操作。该方法的好处是教师不需要预留邮箱，且找回密码十分方便。</w:t>
      </w:r>
      <w:r w:rsidR="002B4B97" w:rsidRPr="00CE6815">
        <w:rPr>
          <w:rFonts w:asciiTheme="minorEastAsia" w:hAnsiTheme="minorEastAsia" w:hint="eastAsia"/>
          <w:sz w:val="24"/>
          <w:szCs w:val="24"/>
        </w:rPr>
        <w:t>实现效果如图</w:t>
      </w:r>
      <w:r w:rsidR="00596E43">
        <w:rPr>
          <w:rFonts w:asciiTheme="minorEastAsia" w:hAnsiTheme="minorEastAsia" w:hint="eastAsia"/>
          <w:sz w:val="24"/>
          <w:szCs w:val="24"/>
        </w:rPr>
        <w:t>5</w:t>
      </w:r>
      <w:r w:rsidR="00596E43">
        <w:rPr>
          <w:rFonts w:asciiTheme="minorEastAsia" w:hAnsiTheme="minorEastAsia"/>
          <w:sz w:val="24"/>
          <w:szCs w:val="24"/>
        </w:rPr>
        <w:t>-</w:t>
      </w:r>
      <w:r w:rsidR="002B4B97" w:rsidRPr="00CE6815">
        <w:rPr>
          <w:rFonts w:asciiTheme="minorEastAsia" w:hAnsiTheme="minorEastAsia" w:hint="eastAsia"/>
          <w:sz w:val="24"/>
          <w:szCs w:val="24"/>
        </w:rPr>
        <w:t>7。</w:t>
      </w:r>
    </w:p>
    <w:p w:rsidR="002B4B97" w:rsidRDefault="002B4B97" w:rsidP="002B4B97">
      <w:pPr>
        <w:keepNext/>
      </w:pPr>
      <w:r>
        <w:rPr>
          <w:noProof/>
        </w:rPr>
        <w:drawing>
          <wp:inline distT="0" distB="0" distL="0" distR="0" wp14:anchorId="1D8ECF8B" wp14:editId="60EF79D1">
            <wp:extent cx="5759450" cy="82740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9450" cy="827405"/>
                    </a:xfrm>
                    <a:prstGeom prst="rect">
                      <a:avLst/>
                    </a:prstGeom>
                  </pic:spPr>
                </pic:pic>
              </a:graphicData>
            </a:graphic>
          </wp:inline>
        </w:drawing>
      </w:r>
    </w:p>
    <w:p w:rsidR="002B4B97" w:rsidRDefault="002B4B97" w:rsidP="002B4B97">
      <w:pPr>
        <w:pStyle w:val="af0"/>
        <w:ind w:left="3360" w:firstLine="420"/>
      </w:pPr>
      <w:r>
        <w:rPr>
          <w:rFonts w:hint="eastAsia"/>
        </w:rPr>
        <w:t>图</w:t>
      </w:r>
      <w:r>
        <w:rPr>
          <w:rFonts w:hint="eastAsia"/>
        </w:rPr>
        <w:t>-5.7</w:t>
      </w:r>
      <w:r>
        <w:t xml:space="preserve">  </w:t>
      </w:r>
      <w:r>
        <w:rPr>
          <w:rFonts w:hint="eastAsia"/>
        </w:rPr>
        <w:t>教师密码找回</w:t>
      </w:r>
    </w:p>
    <w:p w:rsidR="002B4B97" w:rsidRPr="00CE6815" w:rsidRDefault="002B4B97" w:rsidP="002B4B97">
      <w:pPr>
        <w:rPr>
          <w:rFonts w:asciiTheme="minorEastAsia" w:hAnsiTheme="minorEastAsia"/>
          <w:sz w:val="24"/>
          <w:szCs w:val="24"/>
        </w:rPr>
      </w:pPr>
      <w:r>
        <w:tab/>
      </w:r>
      <w:r w:rsidRPr="00CE6815">
        <w:rPr>
          <w:rFonts w:asciiTheme="minorEastAsia" w:hAnsiTheme="minorEastAsia" w:hint="eastAsia"/>
          <w:sz w:val="24"/>
          <w:szCs w:val="24"/>
        </w:rPr>
        <w:t>学生的密码找回需要做额外的考虑，因为涉及到登录他人账号的隐私问题，于是此处设计成通过邮箱找回密码，邮箱由管理员为学生录入。具体实现方法</w:t>
      </w:r>
      <w:r w:rsidR="000D7AC8" w:rsidRPr="00CE6815">
        <w:rPr>
          <w:rFonts w:asciiTheme="minorEastAsia" w:hAnsiTheme="minorEastAsia" w:hint="eastAsia"/>
          <w:sz w:val="24"/>
          <w:szCs w:val="24"/>
        </w:rPr>
        <w:t>是：学生输入正确的登录名和学号进行邮件密码重置，判定无误后，系统向该学号的邮箱发送随机密码并一并重置其登陆密码，由于只有该学号的邮箱会接收到密码，所以安全性得到了保障。</w:t>
      </w:r>
      <w:r w:rsidR="00EA0A37" w:rsidRPr="00CE6815">
        <w:rPr>
          <w:rFonts w:asciiTheme="minorEastAsia" w:hAnsiTheme="minorEastAsia" w:hint="eastAsia"/>
          <w:sz w:val="24"/>
          <w:szCs w:val="24"/>
        </w:rPr>
        <w:t>邮件发送</w:t>
      </w:r>
      <w:r w:rsidR="000D7AC8" w:rsidRPr="00CE6815">
        <w:rPr>
          <w:rFonts w:asciiTheme="minorEastAsia" w:hAnsiTheme="minorEastAsia" w:hint="eastAsia"/>
          <w:sz w:val="24"/>
          <w:szCs w:val="24"/>
        </w:rPr>
        <w:t>具体实现</w:t>
      </w:r>
      <w:r w:rsidR="00EA0A37" w:rsidRPr="00CE6815">
        <w:rPr>
          <w:rFonts w:asciiTheme="minorEastAsia" w:hAnsiTheme="minorEastAsia" w:hint="eastAsia"/>
          <w:sz w:val="24"/>
          <w:szCs w:val="24"/>
        </w:rPr>
        <w:t>详见附录4</w:t>
      </w:r>
      <w:r w:rsidRPr="00CE6815">
        <w:rPr>
          <w:rFonts w:asciiTheme="minorEastAsia" w:hAnsiTheme="minorEastAsia" w:hint="eastAsia"/>
          <w:sz w:val="24"/>
          <w:szCs w:val="24"/>
        </w:rPr>
        <w:t>，实现效果如图</w:t>
      </w:r>
      <w:r w:rsidR="00596E43">
        <w:rPr>
          <w:rFonts w:asciiTheme="minorEastAsia" w:hAnsiTheme="minorEastAsia" w:hint="eastAsia"/>
          <w:sz w:val="24"/>
          <w:szCs w:val="24"/>
        </w:rPr>
        <w:t>5</w:t>
      </w:r>
      <w:r w:rsidR="00596E43">
        <w:rPr>
          <w:rFonts w:asciiTheme="minorEastAsia" w:hAnsiTheme="minorEastAsia"/>
          <w:sz w:val="24"/>
          <w:szCs w:val="24"/>
        </w:rPr>
        <w:t>-</w:t>
      </w:r>
      <w:r w:rsidRPr="00CE6815">
        <w:rPr>
          <w:rFonts w:asciiTheme="minorEastAsia" w:hAnsiTheme="minorEastAsia" w:hint="eastAsia"/>
          <w:sz w:val="24"/>
          <w:szCs w:val="24"/>
        </w:rPr>
        <w:t>8</w:t>
      </w:r>
    </w:p>
    <w:p w:rsidR="000D7AC8" w:rsidRDefault="000D7AC8" w:rsidP="002B4B97"/>
    <w:p w:rsidR="002B4B97" w:rsidRDefault="002B4B97" w:rsidP="002B4B97">
      <w:pPr>
        <w:keepNext/>
      </w:pPr>
      <w:r>
        <w:rPr>
          <w:noProof/>
        </w:rPr>
        <w:drawing>
          <wp:inline distT="0" distB="0" distL="0" distR="0" wp14:anchorId="610EC1F3" wp14:editId="116A1D73">
            <wp:extent cx="5759450" cy="716915"/>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59450" cy="716915"/>
                    </a:xfrm>
                    <a:prstGeom prst="rect">
                      <a:avLst/>
                    </a:prstGeom>
                  </pic:spPr>
                </pic:pic>
              </a:graphicData>
            </a:graphic>
          </wp:inline>
        </w:drawing>
      </w:r>
    </w:p>
    <w:p w:rsidR="002B4B97" w:rsidRDefault="002B4B97" w:rsidP="002B4B97">
      <w:pPr>
        <w:pStyle w:val="af0"/>
        <w:ind w:left="3360" w:firstLine="420"/>
      </w:pPr>
      <w:r>
        <w:rPr>
          <w:rFonts w:hint="eastAsia"/>
        </w:rPr>
        <w:t>图</w:t>
      </w:r>
      <w:r w:rsidR="00596E43">
        <w:rPr>
          <w:rFonts w:hint="eastAsia"/>
        </w:rPr>
        <w:t>5</w:t>
      </w:r>
      <w:r w:rsidR="00596E43">
        <w:t>-</w:t>
      </w:r>
      <w:r>
        <w:rPr>
          <w:rFonts w:hint="eastAsia"/>
        </w:rPr>
        <w:t>8</w:t>
      </w:r>
      <w:r>
        <w:t xml:space="preserve">  </w:t>
      </w:r>
      <w:r>
        <w:rPr>
          <w:rFonts w:hint="eastAsia"/>
        </w:rPr>
        <w:t>学生密码找回</w:t>
      </w:r>
    </w:p>
    <w:p w:rsidR="002B4B97" w:rsidRPr="002B4B97" w:rsidRDefault="002B4B97" w:rsidP="002B4B97">
      <w:pPr>
        <w:pStyle w:val="af0"/>
        <w:rPr>
          <w:rFonts w:hint="eastAsia"/>
        </w:rPr>
      </w:pPr>
    </w:p>
    <w:p w:rsidR="008D0AE6" w:rsidRDefault="008D0AE6" w:rsidP="008D0AE6">
      <w:pPr>
        <w:pStyle w:val="2"/>
        <w:spacing w:before="100" w:beforeAutospacing="1" w:after="100" w:afterAutospacing="1"/>
        <w:rPr>
          <w:rFonts w:ascii="黑体" w:hAnsi="黑体"/>
        </w:rPr>
      </w:pPr>
      <w:r w:rsidRPr="00B031F9">
        <w:rPr>
          <w:rFonts w:ascii="黑体" w:hAnsi="黑体" w:hint="eastAsia"/>
        </w:rPr>
        <w:lastRenderedPageBreak/>
        <w:t>5</w:t>
      </w:r>
      <w:r>
        <w:rPr>
          <w:rFonts w:ascii="黑体" w:hAnsi="黑体"/>
        </w:rPr>
        <w:t>.</w:t>
      </w:r>
      <w:r>
        <w:rPr>
          <w:rFonts w:ascii="黑体" w:hAnsi="黑体" w:hint="eastAsia"/>
        </w:rPr>
        <w:t>4</w:t>
      </w:r>
      <w:r w:rsidRPr="00B031F9">
        <w:rPr>
          <w:rFonts w:ascii="黑体" w:hAnsi="黑体" w:hint="eastAsia"/>
        </w:rPr>
        <w:t xml:space="preserve"> </w:t>
      </w:r>
      <w:r>
        <w:rPr>
          <w:rFonts w:ascii="黑体" w:hAnsi="黑体"/>
        </w:rPr>
        <w:t xml:space="preserve"> </w:t>
      </w:r>
      <w:r>
        <w:rPr>
          <w:rFonts w:ascii="黑体" w:hAnsi="黑体" w:hint="eastAsia"/>
        </w:rPr>
        <w:t>额外模块的详细设计与实现</w:t>
      </w:r>
    </w:p>
    <w:p w:rsidR="002A14A1" w:rsidRPr="00CE6815" w:rsidRDefault="00EA0A37" w:rsidP="00EA0A37">
      <w:pPr>
        <w:ind w:firstLine="420"/>
        <w:rPr>
          <w:rFonts w:asciiTheme="minorEastAsia" w:hAnsiTheme="minorEastAsia"/>
          <w:sz w:val="24"/>
          <w:szCs w:val="24"/>
        </w:rPr>
      </w:pPr>
      <w:r w:rsidRPr="00CE6815">
        <w:rPr>
          <w:rFonts w:asciiTheme="minorEastAsia" w:hAnsiTheme="minorEastAsia" w:hint="eastAsia"/>
          <w:sz w:val="24"/>
          <w:szCs w:val="24"/>
        </w:rPr>
        <w:t>额外功能不是程序必备的功能，但是对于程序的使用有很大的提升，此处主要探讨分析两类功能：验证码实现和网页表格的分页效果。</w:t>
      </w:r>
    </w:p>
    <w:p w:rsidR="00637F69" w:rsidRPr="00CE6815" w:rsidRDefault="00637F69" w:rsidP="00EA0A37">
      <w:pPr>
        <w:ind w:firstLine="420"/>
        <w:rPr>
          <w:rFonts w:asciiTheme="minorEastAsia" w:hAnsiTheme="minorEastAsia" w:hint="eastAsia"/>
          <w:sz w:val="24"/>
          <w:szCs w:val="24"/>
        </w:rPr>
      </w:pPr>
      <w:r w:rsidRPr="00CE6815">
        <w:rPr>
          <w:rFonts w:asciiTheme="minorEastAsia" w:hAnsiTheme="minorEastAsia"/>
          <w:sz w:val="24"/>
          <w:szCs w:val="24"/>
        </w:rPr>
        <w:t xml:space="preserve">&lt;img id="yzmimg" </w:t>
      </w:r>
      <w:r w:rsidR="00432DE1" w:rsidRPr="00CE6815">
        <w:rPr>
          <w:rFonts w:asciiTheme="minorEastAsia" w:hAnsiTheme="minorEastAsia" w:hint="eastAsia"/>
          <w:sz w:val="24"/>
          <w:szCs w:val="24"/>
        </w:rPr>
        <w:t>src</w:t>
      </w:r>
      <w:r w:rsidRPr="00CE6815">
        <w:rPr>
          <w:rFonts w:asciiTheme="minorEastAsia" w:hAnsiTheme="minorEastAsia"/>
          <w:sz w:val="24"/>
          <w:szCs w:val="24"/>
        </w:rPr>
        <w:t>="randomCode.do" onclick="changeVcode()" class="code" style="cursor:pointer;"/&gt;</w:t>
      </w:r>
    </w:p>
    <w:p w:rsidR="00637F69" w:rsidRPr="00CE6815" w:rsidRDefault="00637F69" w:rsidP="00637F69">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function changeVcode(){</w:t>
      </w:r>
    </w:p>
    <w:p w:rsidR="00637F69" w:rsidRPr="00CE6815" w:rsidRDefault="00637F69" w:rsidP="00637F69">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ab/>
        <w:t xml:space="preserve"> $("#yzmimg").attr("src","randomCode.do?abc="+Math.random());</w:t>
      </w:r>
    </w:p>
    <w:p w:rsidR="00637F69" w:rsidRPr="00CE6815" w:rsidRDefault="00637F69" w:rsidP="00637F69">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ab/>
        <w:t>//document.getElementById("yzm").src="randomCode.do?abc="+Math.random();</w:t>
      </w:r>
    </w:p>
    <w:p w:rsidR="00637F69" w:rsidRPr="00CE6815" w:rsidRDefault="00637F69" w:rsidP="00637F69">
      <w:pPr>
        <w:autoSpaceDE w:val="0"/>
        <w:autoSpaceDN w:val="0"/>
        <w:adjustRightInd w:val="0"/>
        <w:jc w:val="left"/>
        <w:rPr>
          <w:rFonts w:asciiTheme="minorEastAsia" w:hAnsiTheme="minorEastAsia"/>
          <w:sz w:val="24"/>
          <w:szCs w:val="24"/>
        </w:rPr>
      </w:pPr>
      <w:r w:rsidRPr="00CE6815">
        <w:rPr>
          <w:rFonts w:asciiTheme="minorEastAsia" w:hAnsiTheme="minorEastAsia"/>
          <w:sz w:val="24"/>
          <w:szCs w:val="24"/>
        </w:rPr>
        <w:tab/>
        <w:t>//alert(document.getElementById("yzm").src);</w:t>
      </w:r>
    </w:p>
    <w:p w:rsidR="00EA0A37" w:rsidRPr="00CE6815" w:rsidRDefault="00637F69" w:rsidP="00637F69">
      <w:pPr>
        <w:ind w:firstLine="420"/>
        <w:rPr>
          <w:rFonts w:asciiTheme="minorEastAsia" w:hAnsiTheme="minorEastAsia"/>
          <w:sz w:val="24"/>
          <w:szCs w:val="24"/>
        </w:rPr>
      </w:pPr>
      <w:r w:rsidRPr="00CE6815">
        <w:rPr>
          <w:rFonts w:asciiTheme="minorEastAsia" w:hAnsiTheme="minorEastAsia"/>
          <w:sz w:val="24"/>
          <w:szCs w:val="24"/>
        </w:rPr>
        <w:t>}</w:t>
      </w:r>
    </w:p>
    <w:p w:rsidR="00637F69" w:rsidRPr="00CE6815" w:rsidRDefault="00637F69" w:rsidP="00637F69">
      <w:pPr>
        <w:ind w:firstLine="420"/>
        <w:rPr>
          <w:rFonts w:asciiTheme="minorEastAsia" w:hAnsiTheme="minorEastAsia" w:hint="eastAsia"/>
          <w:sz w:val="24"/>
          <w:szCs w:val="24"/>
        </w:rPr>
      </w:pPr>
      <w:r w:rsidRPr="00CE6815">
        <w:rPr>
          <w:rFonts w:asciiTheme="minorEastAsia" w:hAnsiTheme="minorEastAsia" w:hint="eastAsia"/>
          <w:sz w:val="24"/>
          <w:szCs w:val="24"/>
        </w:rPr>
        <w:t>上述为验证码和点击刷新验证码的实现。分页效果的代码详见附录5.</w:t>
      </w:r>
    </w:p>
    <w:p w:rsidR="000F644F" w:rsidRDefault="000F644F" w:rsidP="000F644F">
      <w:pPr>
        <w:pStyle w:val="2"/>
        <w:spacing w:before="100" w:beforeAutospacing="1" w:after="100" w:afterAutospacing="1"/>
        <w:rPr>
          <w:rFonts w:ascii="黑体" w:hAnsi="黑体"/>
        </w:rPr>
      </w:pPr>
      <w:bookmarkStart w:id="34" w:name="_Toc514855750"/>
      <w:r>
        <w:rPr>
          <w:rFonts w:ascii="黑体" w:hAnsi="黑体" w:hint="eastAsia"/>
        </w:rPr>
        <w:t>5</w:t>
      </w:r>
      <w:r w:rsidRPr="00B031F9">
        <w:rPr>
          <w:rFonts w:ascii="黑体" w:hAnsi="黑体"/>
        </w:rPr>
        <w:t>.</w:t>
      </w:r>
      <w:r w:rsidR="008D0AE6">
        <w:rPr>
          <w:rFonts w:ascii="黑体" w:hAnsi="黑体" w:hint="eastAsia"/>
        </w:rPr>
        <w:t>5</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4"/>
    </w:p>
    <w:p w:rsidR="00A85486" w:rsidRPr="00CE6815" w:rsidRDefault="00A85486" w:rsidP="00CE6815">
      <w:pPr>
        <w:ind w:firstLine="420"/>
        <w:rPr>
          <w:rFonts w:asciiTheme="minorEastAsia" w:hAnsiTheme="minorEastAsia" w:hint="eastAsia"/>
          <w:sz w:val="24"/>
          <w:szCs w:val="24"/>
        </w:rPr>
      </w:pPr>
      <w:r w:rsidRPr="00CE6815">
        <w:rPr>
          <w:rFonts w:asciiTheme="minorEastAsia" w:hAnsiTheme="minorEastAsia" w:hint="eastAsia"/>
          <w:sz w:val="24"/>
          <w:szCs w:val="24"/>
        </w:rPr>
        <w:t>本章的内容几乎涵盖了程序的所有功能方面，确保了程序对需求的实现。虽然不同模块间的数据少有交互，但是他们对数据库的操作都有类似的地方，于是根据实际情况构建了一系列的功能实现，跳出角色的思维局限，将相近功能归为一类有助于程序的逻辑明确，纠错改进也更加方便。</w:t>
      </w:r>
    </w:p>
    <w:p w:rsidR="000F644F" w:rsidRPr="00CE6815" w:rsidRDefault="000F644F" w:rsidP="00CE6815">
      <w:pPr>
        <w:ind w:firstLine="420"/>
        <w:rPr>
          <w:rFonts w:asciiTheme="minorEastAsia" w:hAnsiTheme="minorEastAsia"/>
          <w:sz w:val="24"/>
          <w:szCs w:val="24"/>
        </w:rPr>
      </w:pPr>
    </w:p>
    <w:p w:rsidR="000F644F" w:rsidRDefault="000F644F" w:rsidP="00A32C9B">
      <w:pPr>
        <w:jc w:val="left"/>
        <w:rPr>
          <w:rFonts w:asciiTheme="minorEastAsia" w:hAnsiTheme="minorEastAsia"/>
          <w:bCs/>
          <w:sz w:val="24"/>
          <w:szCs w:val="24"/>
        </w:rPr>
        <w:sectPr w:rsidR="000F644F" w:rsidSect="0075738C">
          <w:pgSz w:w="11906" w:h="16838" w:code="9"/>
          <w:pgMar w:top="1418" w:right="1418" w:bottom="1418" w:left="1418" w:header="851" w:footer="850" w:gutter="0"/>
          <w:cols w:space="425"/>
          <w:docGrid w:linePitch="312"/>
        </w:sectPr>
      </w:pPr>
    </w:p>
    <w:p w:rsidR="000F644F" w:rsidRPr="002F5879" w:rsidRDefault="000F644F" w:rsidP="000F644F">
      <w:pPr>
        <w:pStyle w:val="1"/>
        <w:spacing w:beforeLines="0" w:afterLines="0"/>
      </w:pPr>
      <w:bookmarkStart w:id="35" w:name="_Toc514855751"/>
      <w:r>
        <w:rPr>
          <w:rFonts w:hint="eastAsia"/>
        </w:rPr>
        <w:lastRenderedPageBreak/>
        <w:t>第</w:t>
      </w:r>
      <w:r w:rsidR="00C04DB4">
        <w:rPr>
          <w:rFonts w:hint="eastAsia"/>
        </w:rPr>
        <w:t>6</w:t>
      </w:r>
      <w:r>
        <w:rPr>
          <w:rFonts w:hint="eastAsia"/>
        </w:rPr>
        <w:t>章</w:t>
      </w:r>
      <w:r>
        <w:rPr>
          <w:rFonts w:hint="eastAsia"/>
        </w:rPr>
        <w:t xml:space="preserve"> </w:t>
      </w:r>
      <w:bookmarkEnd w:id="35"/>
      <w:r w:rsidR="00167CE3">
        <w:t xml:space="preserve"> </w:t>
      </w:r>
      <w:r w:rsidR="00C04DB4">
        <w:rPr>
          <w:rFonts w:hint="eastAsia"/>
        </w:rPr>
        <w:t>系统测试</w:t>
      </w:r>
    </w:p>
    <w:p w:rsidR="000F644F" w:rsidRDefault="000F644F" w:rsidP="00A32C9B">
      <w:pPr>
        <w:jc w:val="left"/>
        <w:rPr>
          <w:rFonts w:asciiTheme="minorEastAsia" w:hAnsiTheme="minorEastAsia"/>
          <w:bCs/>
          <w:sz w:val="24"/>
          <w:szCs w:val="24"/>
        </w:rPr>
      </w:pPr>
    </w:p>
    <w:p w:rsidR="000F644F" w:rsidRPr="00B031F9" w:rsidRDefault="000F644F" w:rsidP="000F644F">
      <w:pPr>
        <w:pStyle w:val="2"/>
        <w:spacing w:before="100" w:beforeAutospacing="1" w:after="100" w:afterAutospacing="1"/>
        <w:rPr>
          <w:rFonts w:ascii="黑体" w:hAnsi="黑体"/>
        </w:rPr>
      </w:pPr>
      <w:bookmarkStart w:id="36" w:name="_Toc514855752"/>
      <w:r>
        <w:rPr>
          <w:rFonts w:ascii="黑体" w:hAnsi="黑体" w:hint="eastAsia"/>
        </w:rPr>
        <w:t>6</w:t>
      </w:r>
      <w:r w:rsidRPr="00B031F9">
        <w:rPr>
          <w:rFonts w:ascii="黑体" w:hAnsi="黑体"/>
        </w:rPr>
        <w:t>.</w:t>
      </w:r>
      <w:r>
        <w:rPr>
          <w:rFonts w:ascii="黑体" w:hAnsi="黑体" w:hint="eastAsia"/>
        </w:rPr>
        <w:t>1</w:t>
      </w:r>
      <w:r w:rsidRPr="00B031F9">
        <w:rPr>
          <w:rFonts w:ascii="黑体" w:hAnsi="黑体" w:hint="eastAsia"/>
        </w:rPr>
        <w:t xml:space="preserve"> </w:t>
      </w:r>
      <w:r w:rsidR="00167CE3">
        <w:rPr>
          <w:rFonts w:ascii="黑体" w:hAnsi="黑体"/>
        </w:rPr>
        <w:t xml:space="preserve"> </w:t>
      </w:r>
      <w:r>
        <w:rPr>
          <w:rFonts w:ascii="黑体" w:hAnsi="黑体" w:hint="eastAsia"/>
        </w:rPr>
        <w:t>系统测试方法介绍</w:t>
      </w:r>
      <w:bookmarkEnd w:id="36"/>
    </w:p>
    <w:p w:rsidR="00A85486" w:rsidRPr="00CE6815" w:rsidRDefault="005B6621" w:rsidP="00CE6815">
      <w:pPr>
        <w:ind w:firstLine="420"/>
        <w:rPr>
          <w:rFonts w:asciiTheme="minorEastAsia" w:hAnsiTheme="minorEastAsia" w:hint="eastAsia"/>
          <w:sz w:val="24"/>
          <w:szCs w:val="24"/>
        </w:rPr>
      </w:pPr>
      <w:r w:rsidRPr="00CE6815">
        <w:rPr>
          <w:rFonts w:asciiTheme="minorEastAsia" w:hAnsiTheme="minorEastAsia" w:hint="eastAsia"/>
          <w:sz w:val="24"/>
          <w:szCs w:val="24"/>
        </w:rPr>
        <w:t>系统测试是检验程序功能是否完备，检测程序逻辑是否正常等的必要条件，往往测试才能发现以前疏忽的问题，或者探讨出更高效的解决方法。以下是部分</w:t>
      </w:r>
      <w:r w:rsidR="00A85486" w:rsidRPr="00CE6815">
        <w:rPr>
          <w:rFonts w:asciiTheme="minorEastAsia" w:hAnsiTheme="minorEastAsia" w:hint="eastAsia"/>
          <w:sz w:val="24"/>
          <w:szCs w:val="24"/>
        </w:rPr>
        <w:t>常用系统测试方法</w:t>
      </w:r>
      <w:r w:rsidRPr="00CE6815">
        <w:rPr>
          <w:rFonts w:asciiTheme="minorEastAsia" w:hAnsiTheme="minorEastAsia" w:hint="eastAsia"/>
          <w:sz w:val="24"/>
          <w:szCs w:val="24"/>
        </w:rPr>
        <w:t>：</w:t>
      </w:r>
    </w:p>
    <w:p w:rsidR="00A85486" w:rsidRPr="00CE6815" w:rsidRDefault="00A85486" w:rsidP="00CE6815">
      <w:pPr>
        <w:ind w:firstLine="420"/>
        <w:rPr>
          <w:rFonts w:asciiTheme="minorEastAsia" w:hAnsiTheme="minorEastAsia" w:hint="eastAsia"/>
          <w:sz w:val="24"/>
          <w:szCs w:val="24"/>
        </w:rPr>
      </w:pPr>
      <w:r w:rsidRPr="00CE6815">
        <w:rPr>
          <w:rFonts w:asciiTheme="minorEastAsia" w:hAnsiTheme="minorEastAsia" w:hint="eastAsia"/>
          <w:sz w:val="24"/>
          <w:szCs w:val="24"/>
        </w:rPr>
        <w:t>1、按测试对象分类</w:t>
      </w:r>
    </w:p>
    <w:p w:rsidR="00A85486" w:rsidRPr="00CE6815" w:rsidRDefault="00A85486" w:rsidP="00CE6815">
      <w:pPr>
        <w:ind w:firstLine="420"/>
        <w:rPr>
          <w:rFonts w:asciiTheme="minorEastAsia" w:hAnsiTheme="minorEastAsia" w:hint="eastAsia"/>
          <w:sz w:val="24"/>
          <w:szCs w:val="24"/>
        </w:rPr>
      </w:pPr>
      <w:r w:rsidRPr="00CE6815">
        <w:rPr>
          <w:rFonts w:asciiTheme="minorEastAsia" w:hAnsiTheme="minorEastAsia" w:hint="eastAsia"/>
          <w:sz w:val="24"/>
          <w:szCs w:val="24"/>
        </w:rPr>
        <w:t>        白盒测试：软件底层代码功能实现，同时逻辑正确</w:t>
      </w:r>
    </w:p>
    <w:p w:rsidR="00A85486" w:rsidRPr="00CE6815" w:rsidRDefault="00A85486" w:rsidP="00CE6815">
      <w:pPr>
        <w:ind w:firstLine="420"/>
        <w:rPr>
          <w:rFonts w:asciiTheme="minorEastAsia" w:hAnsiTheme="minorEastAsia" w:hint="eastAsia"/>
          <w:sz w:val="24"/>
          <w:szCs w:val="24"/>
        </w:rPr>
      </w:pPr>
      <w:r w:rsidRPr="00CE6815">
        <w:rPr>
          <w:rFonts w:asciiTheme="minorEastAsia" w:hAnsiTheme="minorEastAsia" w:hint="eastAsia"/>
          <w:sz w:val="24"/>
          <w:szCs w:val="24"/>
        </w:rPr>
        <w:t>        黑盒测试：测试软件外在功能是否可用（点点点）。</w:t>
      </w:r>
    </w:p>
    <w:p w:rsidR="00A85486" w:rsidRPr="00CE6815" w:rsidRDefault="00A85486" w:rsidP="00CE6815">
      <w:pPr>
        <w:ind w:firstLine="420"/>
        <w:rPr>
          <w:rFonts w:asciiTheme="minorEastAsia" w:hAnsiTheme="minorEastAsia" w:hint="eastAsia"/>
          <w:sz w:val="24"/>
          <w:szCs w:val="24"/>
        </w:rPr>
      </w:pPr>
      <w:r w:rsidRPr="00CE6815">
        <w:rPr>
          <w:rFonts w:asciiTheme="minorEastAsia" w:hAnsiTheme="minorEastAsia" w:hint="eastAsia"/>
          <w:sz w:val="24"/>
          <w:szCs w:val="24"/>
        </w:rPr>
        <w:t>        灰盒测试：介于两者之间（接口测试）</w:t>
      </w:r>
    </w:p>
    <w:p w:rsidR="00A85486" w:rsidRPr="00CE6815" w:rsidRDefault="00A85486" w:rsidP="00CE6815">
      <w:pPr>
        <w:ind w:firstLine="420"/>
        <w:rPr>
          <w:rFonts w:asciiTheme="minorEastAsia" w:hAnsiTheme="minorEastAsia" w:hint="eastAsia"/>
          <w:sz w:val="24"/>
          <w:szCs w:val="24"/>
        </w:rPr>
      </w:pPr>
      <w:r w:rsidRPr="00CE6815">
        <w:rPr>
          <w:rFonts w:asciiTheme="minorEastAsia" w:hAnsiTheme="minorEastAsia" w:hint="eastAsia"/>
          <w:sz w:val="24"/>
          <w:szCs w:val="24"/>
        </w:rPr>
        <w:t>2、按测试对象是否执行分类</w:t>
      </w:r>
    </w:p>
    <w:p w:rsidR="00A85486" w:rsidRPr="00CE6815" w:rsidRDefault="00A85486" w:rsidP="00CE6815">
      <w:pPr>
        <w:ind w:firstLine="420"/>
        <w:rPr>
          <w:rFonts w:asciiTheme="minorEastAsia" w:hAnsiTheme="minorEastAsia" w:hint="eastAsia"/>
          <w:sz w:val="24"/>
          <w:szCs w:val="24"/>
        </w:rPr>
      </w:pPr>
      <w:r w:rsidRPr="00CE6815">
        <w:rPr>
          <w:rFonts w:asciiTheme="minorEastAsia" w:hAnsiTheme="minorEastAsia" w:hint="eastAsia"/>
          <w:sz w:val="24"/>
          <w:szCs w:val="24"/>
        </w:rPr>
        <w:t>        静态测试：测试对象不执行，侧文档</w:t>
      </w:r>
    </w:p>
    <w:p w:rsidR="00A85486" w:rsidRPr="00CE6815" w:rsidRDefault="00A85486" w:rsidP="00CE6815">
      <w:pPr>
        <w:ind w:firstLine="420"/>
        <w:rPr>
          <w:rFonts w:asciiTheme="minorEastAsia" w:hAnsiTheme="minorEastAsia" w:hint="eastAsia"/>
          <w:sz w:val="24"/>
          <w:szCs w:val="24"/>
        </w:rPr>
      </w:pPr>
      <w:r w:rsidRPr="00CE6815">
        <w:rPr>
          <w:rFonts w:asciiTheme="minorEastAsia" w:hAnsiTheme="minorEastAsia" w:hint="eastAsia"/>
          <w:sz w:val="24"/>
          <w:szCs w:val="24"/>
        </w:rPr>
        <w:t>        动态测试：将软件运行在真实环境当中</w:t>
      </w:r>
    </w:p>
    <w:p w:rsidR="00A85486" w:rsidRPr="00CE6815" w:rsidRDefault="00A85486" w:rsidP="00CE6815">
      <w:pPr>
        <w:ind w:firstLine="420"/>
        <w:rPr>
          <w:rFonts w:asciiTheme="minorEastAsia" w:hAnsiTheme="minorEastAsia" w:hint="eastAsia"/>
          <w:sz w:val="24"/>
          <w:szCs w:val="24"/>
        </w:rPr>
      </w:pPr>
      <w:r w:rsidRPr="00CE6815">
        <w:rPr>
          <w:rFonts w:asciiTheme="minorEastAsia" w:hAnsiTheme="minorEastAsia" w:hint="eastAsia"/>
          <w:sz w:val="24"/>
          <w:szCs w:val="24"/>
        </w:rPr>
        <w:t>3、按测试手段进行分类</w:t>
      </w:r>
    </w:p>
    <w:p w:rsidR="00A85486" w:rsidRPr="00CE6815" w:rsidRDefault="00A85486" w:rsidP="00CE6815">
      <w:pPr>
        <w:ind w:firstLine="420"/>
        <w:rPr>
          <w:rFonts w:asciiTheme="minorEastAsia" w:hAnsiTheme="minorEastAsia" w:hint="eastAsia"/>
          <w:sz w:val="24"/>
          <w:szCs w:val="24"/>
        </w:rPr>
      </w:pPr>
      <w:r w:rsidRPr="00CE6815">
        <w:rPr>
          <w:rFonts w:asciiTheme="minorEastAsia" w:hAnsiTheme="minorEastAsia" w:hint="eastAsia"/>
          <w:sz w:val="24"/>
          <w:szCs w:val="24"/>
        </w:rPr>
        <w:t>        手工测试：由测试人员手动的对被测对象进行验证，优点，就是可以灵活的改变测试操作和环境</w:t>
      </w:r>
    </w:p>
    <w:p w:rsidR="00A85486" w:rsidRPr="00CE6815" w:rsidRDefault="00A85486" w:rsidP="00CE6815">
      <w:pPr>
        <w:ind w:firstLine="420"/>
        <w:rPr>
          <w:rFonts w:asciiTheme="minorEastAsia" w:hAnsiTheme="minorEastAsia" w:hint="eastAsia"/>
          <w:sz w:val="24"/>
          <w:szCs w:val="24"/>
        </w:rPr>
      </w:pPr>
      <w:r w:rsidRPr="00CE6815">
        <w:rPr>
          <w:rFonts w:asciiTheme="minorEastAsia" w:hAnsiTheme="minorEastAsia" w:hint="eastAsia"/>
          <w:sz w:val="24"/>
          <w:szCs w:val="24"/>
        </w:rPr>
        <w:t>        自动化测试：两种形式：一种是自己写测试脚本，另外一种是通过第三方测试工具对被测对象进行测试。</w:t>
      </w:r>
    </w:p>
    <w:p w:rsidR="00A85486" w:rsidRPr="00CE6815" w:rsidRDefault="00CE6815" w:rsidP="00CE6815">
      <w:pPr>
        <w:ind w:firstLine="420"/>
        <w:rPr>
          <w:rFonts w:asciiTheme="minorEastAsia" w:hAnsiTheme="minorEastAsia" w:hint="eastAsia"/>
          <w:sz w:val="24"/>
          <w:szCs w:val="24"/>
        </w:rPr>
      </w:pPr>
      <w:r>
        <w:rPr>
          <w:rFonts w:asciiTheme="minorEastAsia" w:hAnsiTheme="minorEastAsia" w:hint="eastAsia"/>
          <w:sz w:val="24"/>
          <w:szCs w:val="24"/>
        </w:rPr>
        <w:t>              </w:t>
      </w:r>
      <w:r w:rsidR="00A85486" w:rsidRPr="00CE6815">
        <w:rPr>
          <w:rFonts w:asciiTheme="minorEastAsia" w:hAnsiTheme="minorEastAsia" w:hint="eastAsia"/>
          <w:sz w:val="24"/>
          <w:szCs w:val="24"/>
        </w:rPr>
        <w:t>优点：高效率完成人不能做的测试。</w:t>
      </w:r>
    </w:p>
    <w:p w:rsidR="00A85486" w:rsidRPr="00CE6815" w:rsidRDefault="005E484D" w:rsidP="00CE6815">
      <w:pPr>
        <w:ind w:firstLine="420"/>
        <w:rPr>
          <w:rFonts w:asciiTheme="minorEastAsia" w:hAnsiTheme="minorEastAsia" w:hint="eastAsia"/>
          <w:sz w:val="24"/>
          <w:szCs w:val="24"/>
        </w:rPr>
      </w:pPr>
      <w:r w:rsidRPr="00CE6815">
        <w:rPr>
          <w:rFonts w:asciiTheme="minorEastAsia" w:hAnsiTheme="minorEastAsia" w:hint="eastAsia"/>
          <w:sz w:val="24"/>
          <w:szCs w:val="24"/>
        </w:rPr>
        <w:t>              </w:t>
      </w:r>
      <w:r w:rsidR="00A85486" w:rsidRPr="00CE6815">
        <w:rPr>
          <w:rFonts w:asciiTheme="minorEastAsia" w:hAnsiTheme="minorEastAsia" w:hint="eastAsia"/>
          <w:sz w:val="24"/>
          <w:szCs w:val="24"/>
        </w:rPr>
        <w:t>例如：同一时间，接口压力测试。</w:t>
      </w:r>
    </w:p>
    <w:p w:rsidR="000F644F" w:rsidRPr="00CE6815" w:rsidRDefault="000F644F" w:rsidP="00CE6815">
      <w:pPr>
        <w:ind w:firstLine="420"/>
        <w:rPr>
          <w:rFonts w:asciiTheme="minorEastAsia" w:hAnsiTheme="minorEastAsia"/>
          <w:sz w:val="24"/>
          <w:szCs w:val="24"/>
        </w:rPr>
      </w:pPr>
    </w:p>
    <w:p w:rsidR="000F644F" w:rsidRPr="00B031F9" w:rsidRDefault="000F644F" w:rsidP="000F644F">
      <w:pPr>
        <w:pStyle w:val="2"/>
        <w:spacing w:before="100" w:beforeAutospacing="1" w:after="100" w:afterAutospacing="1"/>
        <w:rPr>
          <w:rFonts w:ascii="黑体" w:hAnsi="黑体"/>
        </w:rPr>
      </w:pPr>
      <w:bookmarkStart w:id="37" w:name="_Toc514855753"/>
      <w:r>
        <w:rPr>
          <w:rFonts w:ascii="黑体" w:hAnsi="黑体" w:hint="eastAsia"/>
        </w:rPr>
        <w:t>6</w:t>
      </w:r>
      <w:r w:rsidRPr="00B031F9">
        <w:rPr>
          <w:rFonts w:ascii="黑体" w:hAnsi="黑体"/>
        </w:rPr>
        <w:t>.</w:t>
      </w:r>
      <w:r>
        <w:rPr>
          <w:rFonts w:ascii="黑体" w:hAnsi="黑体" w:hint="eastAsia"/>
        </w:rPr>
        <w:t>2</w:t>
      </w:r>
      <w:r w:rsidR="00167CE3">
        <w:rPr>
          <w:rFonts w:ascii="黑体" w:hAnsi="黑体"/>
        </w:rPr>
        <w:t xml:space="preserve"> </w:t>
      </w:r>
      <w:r w:rsidRPr="00B031F9">
        <w:rPr>
          <w:rFonts w:ascii="黑体" w:hAnsi="黑体" w:hint="eastAsia"/>
        </w:rPr>
        <w:t xml:space="preserve"> </w:t>
      </w:r>
      <w:r>
        <w:rPr>
          <w:rFonts w:ascii="黑体" w:hAnsi="黑体" w:hint="eastAsia"/>
        </w:rPr>
        <w:t>系统的功能测试</w:t>
      </w:r>
      <w:bookmarkEnd w:id="37"/>
    </w:p>
    <w:p w:rsidR="000F644F" w:rsidRPr="00CE6815" w:rsidRDefault="005E484D" w:rsidP="00CE6815">
      <w:pPr>
        <w:pStyle w:val="af1"/>
        <w:shd w:val="clear" w:color="auto" w:fill="FFFFFF"/>
        <w:spacing w:before="0" w:beforeAutospacing="0" w:after="240" w:afterAutospacing="0" w:line="288" w:lineRule="auto"/>
        <w:ind w:firstLineChars="200" w:firstLine="480"/>
        <w:rPr>
          <w:rFonts w:asciiTheme="minorEastAsia" w:eastAsiaTheme="minorEastAsia" w:hAnsiTheme="minorEastAsia" w:cstheme="minorBidi"/>
          <w:kern w:val="2"/>
        </w:rPr>
      </w:pPr>
      <w:r>
        <w:rPr>
          <w:rFonts w:ascii="黑体" w:hAnsi="黑体"/>
        </w:rPr>
        <w:tab/>
      </w:r>
      <w:r w:rsidRPr="00CE6815">
        <w:rPr>
          <w:rFonts w:asciiTheme="minorEastAsia" w:eastAsiaTheme="minorEastAsia" w:hAnsiTheme="minorEastAsia" w:cstheme="minorBidi" w:hint="eastAsia"/>
          <w:kern w:val="2"/>
        </w:rPr>
        <w:t>针对系统的功能逐一进行测试，力求做到测无可测，发现程序的bug和逻辑上的错误，对出错的地方及时进行改进和设计。由于该程序是供用户使用的网页项目，所以测试的重心应该放在用户的功能完全、体验良好上，以下将按照此思路对程序的功能依次展开测试。</w:t>
      </w:r>
    </w:p>
    <w:p w:rsidR="005E484D" w:rsidRPr="00CE6815" w:rsidRDefault="005E484D" w:rsidP="00CE6815">
      <w:pPr>
        <w:pStyle w:val="af1"/>
        <w:numPr>
          <w:ilvl w:val="0"/>
          <w:numId w:val="13"/>
        </w:numPr>
        <w:shd w:val="clear" w:color="auto" w:fill="FFFFFF"/>
        <w:spacing w:before="0" w:beforeAutospacing="0" w:after="240" w:afterAutospacing="0" w:line="288" w:lineRule="auto"/>
        <w:ind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管理员对学生教师的增删改查</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测试方法：</w:t>
      </w:r>
      <w:r w:rsidR="004F5184" w:rsidRPr="00CE6815">
        <w:rPr>
          <w:rFonts w:asciiTheme="minorEastAsia" w:eastAsiaTheme="minorEastAsia" w:hAnsiTheme="minorEastAsia" w:cstheme="minorBidi" w:hint="eastAsia"/>
          <w:kern w:val="2"/>
        </w:rPr>
        <w:t>通过管理员界面对教师、学生信息一次进行增删改查</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测试结果：</w:t>
      </w:r>
      <w:r w:rsidR="004F5184" w:rsidRPr="00CE6815">
        <w:rPr>
          <w:rFonts w:asciiTheme="minorEastAsia" w:eastAsiaTheme="minorEastAsia" w:hAnsiTheme="minorEastAsia" w:cstheme="minorBidi" w:hint="eastAsia"/>
          <w:kern w:val="2"/>
        </w:rPr>
        <w:t>数据库符合增删改查的数据变化，并且信息界面能够反映信息的更新</w:t>
      </w:r>
    </w:p>
    <w:p w:rsidR="00103693" w:rsidRPr="00CE6815" w:rsidRDefault="00103693" w:rsidP="00CE6815">
      <w:pPr>
        <w:pStyle w:val="af1"/>
        <w:numPr>
          <w:ilvl w:val="0"/>
          <w:numId w:val="13"/>
        </w:numPr>
        <w:shd w:val="clear" w:color="auto" w:fill="FFFFFF"/>
        <w:spacing w:before="0" w:beforeAutospacing="0" w:after="240" w:afterAutospacing="0" w:line="288" w:lineRule="auto"/>
        <w:ind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数据库关系约束测试</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测试方法：</w:t>
      </w:r>
      <w:r w:rsidR="004F5184" w:rsidRPr="00CE6815">
        <w:rPr>
          <w:rFonts w:asciiTheme="minorEastAsia" w:eastAsiaTheme="minorEastAsia" w:hAnsiTheme="minorEastAsia" w:cstheme="minorBidi" w:hint="eastAsia"/>
          <w:kern w:val="2"/>
        </w:rPr>
        <w:t>删除与某项元素相关联的其他元素，或对其更新</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测试结果：</w:t>
      </w:r>
      <w:r w:rsidR="004F5184" w:rsidRPr="00CE6815">
        <w:rPr>
          <w:rFonts w:asciiTheme="minorEastAsia" w:eastAsiaTheme="minorEastAsia" w:hAnsiTheme="minorEastAsia" w:cstheme="minorBidi" w:hint="eastAsia"/>
          <w:kern w:val="2"/>
        </w:rPr>
        <w:t>该元素受其他元素的变化影响，能够产生对应更新</w:t>
      </w:r>
    </w:p>
    <w:p w:rsidR="00103693" w:rsidRPr="00CE6815" w:rsidRDefault="00103693" w:rsidP="00CE6815">
      <w:pPr>
        <w:pStyle w:val="af1"/>
        <w:numPr>
          <w:ilvl w:val="0"/>
          <w:numId w:val="13"/>
        </w:numPr>
        <w:shd w:val="clear" w:color="auto" w:fill="FFFFFF"/>
        <w:spacing w:before="0" w:beforeAutospacing="0" w:after="240" w:afterAutospacing="0" w:line="288" w:lineRule="auto"/>
        <w:ind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lastRenderedPageBreak/>
        <w:t>作业答案上传下载测试</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测试方法：</w:t>
      </w:r>
      <w:r w:rsidR="004F5184" w:rsidRPr="00CE6815">
        <w:rPr>
          <w:rFonts w:asciiTheme="minorEastAsia" w:eastAsiaTheme="minorEastAsia" w:hAnsiTheme="minorEastAsia" w:cstheme="minorBidi" w:hint="eastAsia"/>
          <w:kern w:val="2"/>
        </w:rPr>
        <w:t>本地创建合理文件，</w:t>
      </w:r>
      <w:r w:rsidR="0011776A" w:rsidRPr="00CE6815">
        <w:rPr>
          <w:rFonts w:asciiTheme="minorEastAsia" w:eastAsiaTheme="minorEastAsia" w:hAnsiTheme="minorEastAsia" w:cstheme="minorBidi" w:hint="eastAsia"/>
          <w:kern w:val="2"/>
        </w:rPr>
        <w:t>进行上传下载</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测试结果：</w:t>
      </w:r>
      <w:r w:rsidR="0011776A" w:rsidRPr="00CE6815">
        <w:rPr>
          <w:rFonts w:asciiTheme="minorEastAsia" w:eastAsiaTheme="minorEastAsia" w:hAnsiTheme="minorEastAsia" w:cstheme="minorBidi" w:hint="eastAsia"/>
          <w:kern w:val="2"/>
        </w:rPr>
        <w:t>上传下载功能完备无误</w:t>
      </w:r>
    </w:p>
    <w:p w:rsidR="00103693" w:rsidRPr="00CE6815" w:rsidRDefault="00103693" w:rsidP="00CE6815">
      <w:pPr>
        <w:pStyle w:val="af1"/>
        <w:numPr>
          <w:ilvl w:val="0"/>
          <w:numId w:val="13"/>
        </w:numPr>
        <w:shd w:val="clear" w:color="auto" w:fill="FFFFFF"/>
        <w:spacing w:before="0" w:beforeAutospacing="0" w:after="240" w:afterAutospacing="0" w:line="288" w:lineRule="auto"/>
        <w:ind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教师打分测试</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测试方法：</w:t>
      </w:r>
      <w:r w:rsidR="0011776A" w:rsidRPr="00CE6815">
        <w:rPr>
          <w:rFonts w:asciiTheme="minorEastAsia" w:eastAsiaTheme="minorEastAsia" w:hAnsiTheme="minorEastAsia" w:cstheme="minorBidi" w:hint="eastAsia"/>
          <w:kern w:val="2"/>
        </w:rPr>
        <w:t>教师为提交作业打分</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测试结果：</w:t>
      </w:r>
      <w:r w:rsidR="0011776A" w:rsidRPr="00CE6815">
        <w:rPr>
          <w:rFonts w:asciiTheme="minorEastAsia" w:eastAsiaTheme="minorEastAsia" w:hAnsiTheme="minorEastAsia" w:cstheme="minorBidi" w:hint="eastAsia"/>
          <w:kern w:val="2"/>
        </w:rPr>
        <w:t>教师打分后学生能够查看分数</w:t>
      </w:r>
    </w:p>
    <w:p w:rsidR="00103693" w:rsidRPr="00CE6815" w:rsidRDefault="0011776A" w:rsidP="00CE6815">
      <w:pPr>
        <w:pStyle w:val="af1"/>
        <w:numPr>
          <w:ilvl w:val="0"/>
          <w:numId w:val="13"/>
        </w:numPr>
        <w:shd w:val="clear" w:color="auto" w:fill="FFFFFF"/>
        <w:spacing w:before="0" w:beforeAutospacing="0" w:after="240" w:afterAutospacing="0" w:line="288" w:lineRule="auto"/>
        <w:ind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答案</w:t>
      </w:r>
      <w:r w:rsidR="00103693" w:rsidRPr="00CE6815">
        <w:rPr>
          <w:rFonts w:asciiTheme="minorEastAsia" w:eastAsiaTheme="minorEastAsia" w:hAnsiTheme="minorEastAsia" w:cstheme="minorBidi" w:hint="eastAsia"/>
          <w:kern w:val="2"/>
        </w:rPr>
        <w:t>查看测试</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测试方法：</w:t>
      </w:r>
      <w:r w:rsidR="0011776A" w:rsidRPr="00CE6815">
        <w:rPr>
          <w:rFonts w:asciiTheme="minorEastAsia" w:eastAsiaTheme="minorEastAsia" w:hAnsiTheme="minorEastAsia" w:cstheme="minorBidi" w:hint="eastAsia"/>
          <w:kern w:val="2"/>
        </w:rPr>
        <w:t>教师待学生作业上传完毕后上传答案</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测试结果：</w:t>
      </w:r>
      <w:r w:rsidR="0011776A" w:rsidRPr="00CE6815">
        <w:rPr>
          <w:rFonts w:asciiTheme="minorEastAsia" w:eastAsiaTheme="minorEastAsia" w:hAnsiTheme="minorEastAsia" w:cstheme="minorBidi" w:hint="eastAsia"/>
          <w:kern w:val="2"/>
        </w:rPr>
        <w:t>学生能够下载答案</w:t>
      </w:r>
    </w:p>
    <w:p w:rsidR="00103693" w:rsidRPr="00CE6815" w:rsidRDefault="00103693" w:rsidP="00CE6815">
      <w:pPr>
        <w:pStyle w:val="af1"/>
        <w:numPr>
          <w:ilvl w:val="0"/>
          <w:numId w:val="13"/>
        </w:numPr>
        <w:shd w:val="clear" w:color="auto" w:fill="FFFFFF"/>
        <w:spacing w:before="0" w:beforeAutospacing="0" w:after="240" w:afterAutospacing="0" w:line="288" w:lineRule="auto"/>
        <w:ind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作业搜索测试</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测试方法：</w:t>
      </w:r>
      <w:r w:rsidR="0011776A" w:rsidRPr="00CE6815">
        <w:rPr>
          <w:rFonts w:asciiTheme="minorEastAsia" w:eastAsiaTheme="minorEastAsia" w:hAnsiTheme="minorEastAsia" w:cstheme="minorBidi" w:hint="eastAsia"/>
          <w:kern w:val="2"/>
        </w:rPr>
        <w:t>设置不同搜索变量</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测试结果：</w:t>
      </w:r>
      <w:r w:rsidR="0011776A" w:rsidRPr="00CE6815">
        <w:rPr>
          <w:rFonts w:asciiTheme="minorEastAsia" w:eastAsiaTheme="minorEastAsia" w:hAnsiTheme="minorEastAsia" w:cstheme="minorBidi" w:hint="eastAsia"/>
          <w:kern w:val="2"/>
        </w:rPr>
        <w:t>搜索结果符合预期，功能完备</w:t>
      </w:r>
    </w:p>
    <w:p w:rsidR="00103693" w:rsidRPr="00CE6815" w:rsidRDefault="00103693" w:rsidP="00CE6815">
      <w:pPr>
        <w:pStyle w:val="af1"/>
        <w:numPr>
          <w:ilvl w:val="0"/>
          <w:numId w:val="13"/>
        </w:numPr>
        <w:shd w:val="clear" w:color="auto" w:fill="FFFFFF"/>
        <w:spacing w:before="0" w:beforeAutospacing="0" w:after="240" w:afterAutospacing="0" w:line="288" w:lineRule="auto"/>
        <w:ind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用户登录测试</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测试方法：</w:t>
      </w:r>
      <w:r w:rsidR="0011776A" w:rsidRPr="00CE6815">
        <w:rPr>
          <w:rFonts w:asciiTheme="minorEastAsia" w:eastAsiaTheme="minorEastAsia" w:hAnsiTheme="minorEastAsia" w:cstheme="minorBidi" w:hint="eastAsia"/>
          <w:kern w:val="2"/>
        </w:rPr>
        <w:t>故意输错用户名、密码或者验证码</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测试结果：</w:t>
      </w:r>
      <w:r w:rsidR="0011776A" w:rsidRPr="00CE6815">
        <w:rPr>
          <w:rFonts w:asciiTheme="minorEastAsia" w:eastAsiaTheme="minorEastAsia" w:hAnsiTheme="minorEastAsia" w:cstheme="minorBidi" w:hint="eastAsia"/>
          <w:kern w:val="2"/>
        </w:rPr>
        <w:t>程序能够对不同错误进行不同反应</w:t>
      </w:r>
    </w:p>
    <w:p w:rsidR="00103693" w:rsidRPr="00CE6815" w:rsidRDefault="00103693" w:rsidP="00CE6815">
      <w:pPr>
        <w:pStyle w:val="af1"/>
        <w:numPr>
          <w:ilvl w:val="0"/>
          <w:numId w:val="13"/>
        </w:numPr>
        <w:shd w:val="clear" w:color="auto" w:fill="FFFFFF"/>
        <w:spacing w:before="0" w:beforeAutospacing="0" w:after="240" w:afterAutospacing="0" w:line="288" w:lineRule="auto"/>
        <w:ind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修改密码测试</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测试方法：</w:t>
      </w:r>
      <w:r w:rsidR="0011776A" w:rsidRPr="00CE6815">
        <w:rPr>
          <w:rFonts w:asciiTheme="minorEastAsia" w:eastAsiaTheme="minorEastAsia" w:hAnsiTheme="minorEastAsia" w:cstheme="minorBidi" w:hint="eastAsia"/>
          <w:kern w:val="2"/>
        </w:rPr>
        <w:t>修改学生密码</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测试结果：</w:t>
      </w:r>
      <w:r w:rsidR="0011776A" w:rsidRPr="00CE6815">
        <w:rPr>
          <w:rFonts w:asciiTheme="minorEastAsia" w:eastAsiaTheme="minorEastAsia" w:hAnsiTheme="minorEastAsia" w:cstheme="minorBidi" w:hint="eastAsia"/>
          <w:kern w:val="2"/>
        </w:rPr>
        <w:t>学生能够通过邮件接收新的随机密码</w:t>
      </w:r>
    </w:p>
    <w:p w:rsidR="00103693" w:rsidRPr="00CE6815" w:rsidRDefault="00103693" w:rsidP="00CE6815">
      <w:pPr>
        <w:pStyle w:val="af1"/>
        <w:numPr>
          <w:ilvl w:val="0"/>
          <w:numId w:val="13"/>
        </w:numPr>
        <w:shd w:val="clear" w:color="auto" w:fill="FFFFFF"/>
        <w:spacing w:before="0" w:beforeAutospacing="0" w:after="240" w:afterAutospacing="0" w:line="288" w:lineRule="auto"/>
        <w:ind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找回密码测试</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测试方法：</w:t>
      </w:r>
      <w:r w:rsidR="00BC26EF" w:rsidRPr="00CE6815">
        <w:rPr>
          <w:rFonts w:asciiTheme="minorEastAsia" w:eastAsiaTheme="minorEastAsia" w:hAnsiTheme="minorEastAsia" w:cstheme="minorBidi" w:hint="eastAsia"/>
          <w:kern w:val="2"/>
        </w:rPr>
        <w:t>教师输入用户名和手机号找回密码</w:t>
      </w:r>
    </w:p>
    <w:p w:rsidR="00103693" w:rsidRPr="00CE6815" w:rsidRDefault="00103693"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测试结果：</w:t>
      </w:r>
      <w:r w:rsidR="00BC26EF" w:rsidRPr="00CE6815">
        <w:rPr>
          <w:rFonts w:asciiTheme="minorEastAsia" w:eastAsiaTheme="minorEastAsia" w:hAnsiTheme="minorEastAsia" w:cstheme="minorBidi" w:hint="eastAsia"/>
          <w:kern w:val="2"/>
        </w:rPr>
        <w:t>教师成功找回密码</w:t>
      </w:r>
    </w:p>
    <w:p w:rsidR="00BC26EF" w:rsidRPr="00CE6815" w:rsidRDefault="00103693" w:rsidP="00CE6815">
      <w:pPr>
        <w:pStyle w:val="af1"/>
        <w:numPr>
          <w:ilvl w:val="0"/>
          <w:numId w:val="13"/>
        </w:numPr>
        <w:shd w:val="clear" w:color="auto" w:fill="FFFFFF"/>
        <w:spacing w:before="0" w:beforeAutospacing="0" w:after="240" w:afterAutospacing="0" w:line="288" w:lineRule="auto"/>
        <w:ind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页面跳转测试</w:t>
      </w:r>
    </w:p>
    <w:p w:rsidR="00BC26EF" w:rsidRPr="00CE6815" w:rsidRDefault="00BC26EF"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测试方法：点击不同按钮进行页面切换</w:t>
      </w:r>
    </w:p>
    <w:p w:rsidR="00BC26EF" w:rsidRPr="00CE6815" w:rsidRDefault="00BC26EF"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lastRenderedPageBreak/>
        <w:t>测试结果：页面切换无误，能够正常跳转</w:t>
      </w:r>
    </w:p>
    <w:p w:rsidR="00BC26EF" w:rsidRPr="00CE6815" w:rsidRDefault="00BC26EF" w:rsidP="00CE6815">
      <w:pPr>
        <w:pStyle w:val="af1"/>
        <w:numPr>
          <w:ilvl w:val="0"/>
          <w:numId w:val="13"/>
        </w:numPr>
        <w:shd w:val="clear" w:color="auto" w:fill="FFFFFF"/>
        <w:spacing w:before="0" w:beforeAutospacing="0" w:after="240" w:afterAutospacing="0" w:line="288" w:lineRule="auto"/>
        <w:ind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打印测试</w:t>
      </w:r>
    </w:p>
    <w:p w:rsidR="00BC26EF" w:rsidRPr="00CE6815" w:rsidRDefault="00BC26EF"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kern w:val="2"/>
        </w:rPr>
      </w:pPr>
      <w:r w:rsidRPr="00CE6815">
        <w:rPr>
          <w:rFonts w:asciiTheme="minorEastAsia" w:eastAsiaTheme="minorEastAsia" w:hAnsiTheme="minorEastAsia" w:cstheme="minorBidi" w:hint="eastAsia"/>
          <w:kern w:val="2"/>
        </w:rPr>
        <w:t>测试方法：在学生作业情况页面进行打印</w:t>
      </w:r>
    </w:p>
    <w:p w:rsidR="00BC26EF" w:rsidRPr="00CE6815" w:rsidRDefault="00BC26EF" w:rsidP="00CE6815">
      <w:pPr>
        <w:pStyle w:val="af1"/>
        <w:shd w:val="clear" w:color="auto" w:fill="FFFFFF"/>
        <w:spacing w:before="0" w:beforeAutospacing="0" w:after="240" w:afterAutospacing="0" w:line="288" w:lineRule="auto"/>
        <w:ind w:left="420" w:firstLineChars="200" w:firstLine="480"/>
        <w:rPr>
          <w:rFonts w:asciiTheme="minorEastAsia" w:eastAsiaTheme="minorEastAsia" w:hAnsiTheme="minorEastAsia" w:cstheme="minorBidi" w:hint="eastAsia"/>
          <w:kern w:val="2"/>
        </w:rPr>
      </w:pPr>
      <w:r w:rsidRPr="00CE6815">
        <w:rPr>
          <w:rFonts w:asciiTheme="minorEastAsia" w:eastAsiaTheme="minorEastAsia" w:hAnsiTheme="minorEastAsia" w:cstheme="minorBidi" w:hint="eastAsia"/>
          <w:kern w:val="2"/>
        </w:rPr>
        <w:t>测试结果：能够正常打印并下载为图片</w:t>
      </w:r>
    </w:p>
    <w:p w:rsidR="000F644F" w:rsidRPr="00B031F9" w:rsidRDefault="000F644F" w:rsidP="000F644F">
      <w:pPr>
        <w:pStyle w:val="2"/>
        <w:spacing w:before="100" w:beforeAutospacing="1" w:after="100" w:afterAutospacing="1"/>
        <w:rPr>
          <w:rFonts w:ascii="黑体" w:hAnsi="黑体"/>
        </w:rPr>
      </w:pPr>
      <w:bookmarkStart w:id="38" w:name="_Toc514855754"/>
      <w:r>
        <w:rPr>
          <w:rFonts w:ascii="黑体" w:hAnsi="黑体" w:hint="eastAsia"/>
        </w:rPr>
        <w:t>6</w:t>
      </w:r>
      <w:r w:rsidRPr="00B031F9">
        <w:rPr>
          <w:rFonts w:ascii="黑体" w:hAnsi="黑体"/>
        </w:rPr>
        <w:t>.</w:t>
      </w:r>
      <w:r>
        <w:rPr>
          <w:rFonts w:ascii="黑体" w:hAnsi="黑体" w:hint="eastAsia"/>
        </w:rPr>
        <w:t>3</w:t>
      </w:r>
      <w:r w:rsidRPr="00B031F9">
        <w:rPr>
          <w:rFonts w:ascii="黑体" w:hAnsi="黑体" w:hint="eastAsia"/>
        </w:rPr>
        <w:t xml:space="preserve"> </w:t>
      </w:r>
      <w:r w:rsidR="00167CE3">
        <w:rPr>
          <w:rFonts w:ascii="黑体" w:hAnsi="黑体"/>
        </w:rPr>
        <w:t xml:space="preserve"> </w:t>
      </w:r>
      <w:r>
        <w:rPr>
          <w:rFonts w:ascii="黑体" w:hAnsi="黑体" w:hint="eastAsia"/>
        </w:rPr>
        <w:t>系统的性能测试</w:t>
      </w:r>
      <w:bookmarkEnd w:id="38"/>
    </w:p>
    <w:p w:rsidR="000F644F" w:rsidRPr="00CE6815" w:rsidRDefault="00BC26EF" w:rsidP="00CE6815">
      <w:pPr>
        <w:spacing w:line="288" w:lineRule="auto"/>
        <w:ind w:firstLineChars="200" w:firstLine="480"/>
        <w:rPr>
          <w:rFonts w:asciiTheme="minorEastAsia" w:hAnsiTheme="minorEastAsia"/>
          <w:sz w:val="24"/>
          <w:szCs w:val="24"/>
        </w:rPr>
      </w:pPr>
      <w:r w:rsidRPr="00CE6815">
        <w:rPr>
          <w:rFonts w:asciiTheme="minorEastAsia" w:hAnsiTheme="minorEastAsia" w:hint="eastAsia"/>
          <w:sz w:val="24"/>
          <w:szCs w:val="24"/>
        </w:rPr>
        <w:t>性能测试和功能仍有联系，好的功能逻辑能够减轻程序的额外负担，相当于增加了系统的性能。</w:t>
      </w:r>
    </w:p>
    <w:p w:rsidR="00BC26EF" w:rsidRPr="00CE6815" w:rsidRDefault="00BC26EF" w:rsidP="00CE6815">
      <w:pPr>
        <w:spacing w:line="288" w:lineRule="auto"/>
        <w:ind w:firstLineChars="200" w:firstLine="480"/>
        <w:rPr>
          <w:rFonts w:asciiTheme="minorEastAsia" w:hAnsiTheme="minorEastAsia"/>
          <w:sz w:val="24"/>
          <w:szCs w:val="24"/>
        </w:rPr>
      </w:pPr>
      <w:r w:rsidRPr="00CE6815">
        <w:rPr>
          <w:rFonts w:asciiTheme="minorEastAsia" w:hAnsiTheme="minorEastAsia" w:hint="eastAsia"/>
          <w:sz w:val="24"/>
          <w:szCs w:val="24"/>
        </w:rPr>
        <w:t>性能在程序中可谓是处处都有体现</w:t>
      </w:r>
      <w:r w:rsidR="003F0FAF" w:rsidRPr="00CE6815">
        <w:rPr>
          <w:rFonts w:asciiTheme="minorEastAsia" w:hAnsiTheme="minorEastAsia" w:hint="eastAsia"/>
          <w:sz w:val="24"/>
          <w:szCs w:val="24"/>
        </w:rPr>
        <w:t>，比如架构是否合理、数据库设计是否合理、代码是否存在性能问题、是否有不合理的内存使用、是否有不合理的线程同步操作、是否有不合理的资源竞争、算法是否已经是最优等。该系统主要应用于学校师生，面临着流量多负荷大，同时访问人数可能具有峰值等常见问题，所以对其性能的测试主要分为两点：其一为系统本身的数据处理能力，其二为对网络流量的应对能力。</w:t>
      </w:r>
    </w:p>
    <w:p w:rsidR="00987AFB" w:rsidRDefault="00987AFB" w:rsidP="00216972">
      <w:pPr>
        <w:spacing w:line="288" w:lineRule="auto"/>
        <w:rPr>
          <w:rFonts w:asciiTheme="minorEastAsia" w:hAnsiTheme="minorEastAsia"/>
          <w:sz w:val="24"/>
          <w:szCs w:val="24"/>
        </w:rPr>
      </w:pPr>
    </w:p>
    <w:p w:rsidR="00216972" w:rsidRPr="00CE6815" w:rsidRDefault="00216972" w:rsidP="00216972">
      <w:pPr>
        <w:spacing w:line="288" w:lineRule="auto"/>
        <w:rPr>
          <w:rFonts w:asciiTheme="minorEastAsia" w:hAnsiTheme="minorEastAsia" w:hint="eastAsia"/>
          <w:sz w:val="24"/>
          <w:szCs w:val="24"/>
        </w:rPr>
      </w:pPr>
      <w:r>
        <w:rPr>
          <w:rFonts w:asciiTheme="minorEastAsia" w:hAnsiTheme="minorEastAsia" w:hint="eastAsia"/>
          <w:sz w:val="24"/>
          <w:szCs w:val="24"/>
        </w:rPr>
        <w:t>下列是部分主要性能元素：</w:t>
      </w:r>
    </w:p>
    <w:p w:rsidR="00987AFB" w:rsidRPr="00CE6815" w:rsidRDefault="00987AFB" w:rsidP="00216972">
      <w:pPr>
        <w:spacing w:line="288" w:lineRule="auto"/>
        <w:ind w:firstLineChars="200" w:firstLine="480"/>
        <w:rPr>
          <w:rFonts w:asciiTheme="minorEastAsia" w:hAnsiTheme="minorEastAsia" w:hint="eastAsia"/>
          <w:sz w:val="24"/>
          <w:szCs w:val="24"/>
        </w:rPr>
      </w:pPr>
      <w:r w:rsidRPr="00CE6815">
        <w:rPr>
          <w:rFonts w:asciiTheme="minorEastAsia" w:hAnsiTheme="minorEastAsia" w:hint="eastAsia"/>
          <w:sz w:val="24"/>
          <w:szCs w:val="24"/>
        </w:rPr>
        <w:t>吞吐量（TPS, QPS</w:t>
      </w:r>
      <w:r w:rsidR="00216972">
        <w:rPr>
          <w:rFonts w:asciiTheme="minorEastAsia" w:hAnsiTheme="minorEastAsia" w:hint="eastAsia"/>
          <w:sz w:val="24"/>
          <w:szCs w:val="24"/>
        </w:rPr>
        <w:t>）：简单来说就是每秒钟完成的事务次数或者查询次数</w:t>
      </w:r>
      <w:r w:rsidRPr="00CE6815">
        <w:rPr>
          <w:rFonts w:asciiTheme="minorEastAsia" w:hAnsiTheme="minorEastAsia" w:hint="eastAsia"/>
          <w:sz w:val="24"/>
          <w:szCs w:val="24"/>
        </w:rPr>
        <w:t>。通常吞吐量</w:t>
      </w:r>
      <w:r w:rsidR="00216972">
        <w:rPr>
          <w:rFonts w:asciiTheme="minorEastAsia" w:hAnsiTheme="minorEastAsia" w:hint="eastAsia"/>
          <w:sz w:val="24"/>
          <w:szCs w:val="24"/>
        </w:rPr>
        <w:t>越</w:t>
      </w:r>
      <w:r w:rsidRPr="00CE6815">
        <w:rPr>
          <w:rFonts w:asciiTheme="minorEastAsia" w:hAnsiTheme="minorEastAsia" w:hint="eastAsia"/>
          <w:sz w:val="24"/>
          <w:szCs w:val="24"/>
        </w:rPr>
        <w:t>大表明系统单位时间能处理的请求数越多，</w:t>
      </w:r>
      <w:r w:rsidR="00216972">
        <w:rPr>
          <w:rFonts w:asciiTheme="minorEastAsia" w:hAnsiTheme="minorEastAsia" w:hint="eastAsia"/>
          <w:sz w:val="24"/>
          <w:szCs w:val="24"/>
        </w:rPr>
        <w:t>也就是性能越高，</w:t>
      </w:r>
      <w:r w:rsidRPr="00CE6815">
        <w:rPr>
          <w:rFonts w:asciiTheme="minorEastAsia" w:hAnsiTheme="minorEastAsia" w:hint="eastAsia"/>
          <w:sz w:val="24"/>
          <w:szCs w:val="24"/>
        </w:rPr>
        <w:t>所以通常希望TPS越高越好</w:t>
      </w:r>
    </w:p>
    <w:p w:rsidR="00987AFB" w:rsidRPr="00CE6815" w:rsidRDefault="00987AFB" w:rsidP="00216972">
      <w:pPr>
        <w:spacing w:line="288" w:lineRule="auto"/>
        <w:ind w:firstLineChars="200" w:firstLine="480"/>
        <w:rPr>
          <w:rFonts w:asciiTheme="minorEastAsia" w:hAnsiTheme="minorEastAsia" w:hint="eastAsia"/>
          <w:sz w:val="24"/>
          <w:szCs w:val="24"/>
        </w:rPr>
      </w:pPr>
      <w:r w:rsidRPr="00CE6815">
        <w:rPr>
          <w:rFonts w:asciiTheme="minorEastAsia" w:hAnsiTheme="minorEastAsia" w:hint="eastAsia"/>
          <w:sz w:val="24"/>
          <w:szCs w:val="24"/>
        </w:rPr>
        <w:t>响应时间：即从请求发出去到收到系统返回的时间。响应时间一般不取平均值，而是要去掉不稳定的值之后再取均值，比如常用的90%响应时间，指的就是去掉了10%不稳定的响应时间之后，剩下90%的稳定的响应时间的均值。从聚类的观点看，其实就是去掉离群点。</w:t>
      </w:r>
    </w:p>
    <w:p w:rsidR="00987AFB" w:rsidRPr="00216972" w:rsidRDefault="00987AFB" w:rsidP="00216972">
      <w:pPr>
        <w:spacing w:line="288" w:lineRule="auto"/>
        <w:ind w:firstLineChars="200" w:firstLine="480"/>
        <w:rPr>
          <w:rFonts w:asciiTheme="minorEastAsia" w:hAnsiTheme="minorEastAsia"/>
          <w:sz w:val="24"/>
          <w:szCs w:val="24"/>
        </w:rPr>
      </w:pPr>
      <w:r w:rsidRPr="00CE6815">
        <w:rPr>
          <w:rFonts w:asciiTheme="minorEastAsia" w:hAnsiTheme="minorEastAsia" w:hint="eastAsia"/>
          <w:sz w:val="24"/>
          <w:szCs w:val="24"/>
        </w:rPr>
        <w:t>错误率：即错误请求数与总请求数之比。</w:t>
      </w:r>
      <w:r w:rsidR="00216972">
        <w:rPr>
          <w:rFonts w:asciiTheme="minorEastAsia" w:hAnsiTheme="minorEastAsia" w:hint="eastAsia"/>
          <w:sz w:val="24"/>
          <w:szCs w:val="24"/>
        </w:rPr>
        <w:t>不能处理的事务请求一般也会算作错误率，随着压力增加，有可能出现处理请求处理不过来的情况，这时错误率也会不断上升</w:t>
      </w:r>
      <w:r w:rsidRPr="00CE6815">
        <w:rPr>
          <w:rFonts w:asciiTheme="minorEastAsia" w:hAnsiTheme="minorEastAsia" w:hint="eastAsia"/>
          <w:sz w:val="24"/>
          <w:szCs w:val="24"/>
        </w:rPr>
        <w:t>。</w:t>
      </w:r>
    </w:p>
    <w:p w:rsidR="00987AFB" w:rsidRPr="00CE6815" w:rsidRDefault="00216972" w:rsidP="00CE6815">
      <w:pPr>
        <w:spacing w:line="288" w:lineRule="auto"/>
        <w:ind w:firstLineChars="200" w:firstLine="480"/>
        <w:rPr>
          <w:rFonts w:asciiTheme="minorEastAsia" w:hAnsiTheme="minorEastAsia" w:hint="eastAsia"/>
          <w:sz w:val="24"/>
          <w:szCs w:val="24"/>
        </w:rPr>
      </w:pPr>
      <w:r>
        <w:rPr>
          <w:rFonts w:asciiTheme="minorEastAsia" w:hAnsiTheme="minorEastAsia" w:hint="eastAsia"/>
          <w:sz w:val="24"/>
          <w:szCs w:val="24"/>
        </w:rPr>
        <w:t>上述</w:t>
      </w:r>
      <w:r w:rsidR="00987AFB" w:rsidRPr="00CE6815">
        <w:rPr>
          <w:rFonts w:asciiTheme="minorEastAsia" w:hAnsiTheme="minorEastAsia" w:hint="eastAsia"/>
          <w:sz w:val="24"/>
          <w:szCs w:val="24"/>
        </w:rPr>
        <w:t>三者有极大的关联，任何孤立的数据都不能说明问题。典型的关系是，吞吐量增加时，响应延迟有可能增加，错误率也有可能增加。因此，单拿出一个</w:t>
      </w:r>
      <w:r>
        <w:rPr>
          <w:rFonts w:asciiTheme="minorEastAsia" w:hAnsiTheme="minorEastAsia" w:hint="eastAsia"/>
          <w:sz w:val="24"/>
          <w:szCs w:val="24"/>
        </w:rPr>
        <w:t>很大</w:t>
      </w:r>
      <w:r w:rsidR="00987AFB" w:rsidRPr="00CE6815">
        <w:rPr>
          <w:rFonts w:asciiTheme="minorEastAsia" w:hAnsiTheme="minorEastAsia" w:hint="eastAsia"/>
          <w:sz w:val="24"/>
          <w:szCs w:val="24"/>
        </w:rPr>
        <w:t>的TPS并不能说明</w:t>
      </w:r>
      <w:r>
        <w:rPr>
          <w:rFonts w:asciiTheme="minorEastAsia" w:hAnsiTheme="minorEastAsia" w:hint="eastAsia"/>
          <w:sz w:val="24"/>
          <w:szCs w:val="24"/>
        </w:rPr>
        <w:t>系统的性能</w:t>
      </w:r>
      <w:r w:rsidR="00987AFB" w:rsidRPr="00CE6815">
        <w:rPr>
          <w:rFonts w:asciiTheme="minorEastAsia" w:hAnsiTheme="minorEastAsia" w:hint="eastAsia"/>
          <w:sz w:val="24"/>
          <w:szCs w:val="24"/>
        </w:rPr>
        <w:t>问题。</w:t>
      </w:r>
    </w:p>
    <w:p w:rsidR="00987AFB" w:rsidRPr="00CE6815" w:rsidRDefault="00987AFB" w:rsidP="00CE6815">
      <w:pPr>
        <w:pStyle w:val="af1"/>
        <w:shd w:val="clear" w:color="auto" w:fill="FFFFFF"/>
        <w:spacing w:before="0" w:beforeAutospacing="0" w:after="0" w:afterAutospacing="0" w:line="288" w:lineRule="auto"/>
        <w:ind w:firstLineChars="200" w:firstLine="482"/>
        <w:rPr>
          <w:rFonts w:asciiTheme="minorEastAsia" w:eastAsiaTheme="minorEastAsia" w:hAnsiTheme="minorEastAsia"/>
          <w:color w:val="4D4D4D"/>
        </w:rPr>
      </w:pPr>
      <w:bookmarkStart w:id="39" w:name="_Toc514855755"/>
      <w:r w:rsidRPr="00CE6815">
        <w:rPr>
          <w:rStyle w:val="af2"/>
          <w:rFonts w:asciiTheme="minorEastAsia" w:eastAsiaTheme="minorEastAsia" w:hAnsiTheme="minorEastAsia" w:hint="eastAsia"/>
          <w:color w:val="4D4D4D"/>
        </w:rPr>
        <w:t>性能调优的思路</w:t>
      </w:r>
    </w:p>
    <w:p w:rsidR="00987AFB" w:rsidRPr="00CE6815" w:rsidRDefault="00987AFB" w:rsidP="00CE6815">
      <w:pPr>
        <w:pStyle w:val="af1"/>
        <w:shd w:val="clear" w:color="auto" w:fill="FFFFFF"/>
        <w:spacing w:before="0" w:beforeAutospacing="0" w:after="240" w:afterAutospacing="0" w:line="288" w:lineRule="auto"/>
        <w:ind w:firstLineChars="200" w:firstLine="480"/>
        <w:rPr>
          <w:rFonts w:asciiTheme="minorEastAsia" w:eastAsiaTheme="minorEastAsia" w:hAnsiTheme="minorEastAsia" w:hint="eastAsia"/>
          <w:color w:val="4D4D4D"/>
        </w:rPr>
      </w:pPr>
      <w:r w:rsidRPr="00CE6815">
        <w:rPr>
          <w:rFonts w:asciiTheme="minorEastAsia" w:eastAsiaTheme="minorEastAsia" w:hAnsiTheme="minorEastAsia" w:hint="eastAsia"/>
          <w:color w:val="4D4D4D"/>
        </w:rPr>
        <w:t>一般情况，调优需要有个前提条件，即无论是用线上的真实流水还是线下的压力测试让问题扩大化，明显化。</w:t>
      </w:r>
    </w:p>
    <w:p w:rsidR="00987AFB" w:rsidRPr="00CE6815" w:rsidRDefault="00987AFB" w:rsidP="00CE6815">
      <w:pPr>
        <w:pStyle w:val="af1"/>
        <w:shd w:val="clear" w:color="auto" w:fill="FFFFFF"/>
        <w:spacing w:before="0" w:beforeAutospacing="0" w:after="240" w:afterAutospacing="0" w:line="288" w:lineRule="auto"/>
        <w:ind w:firstLineChars="200" w:firstLine="480"/>
        <w:rPr>
          <w:rFonts w:asciiTheme="minorEastAsia" w:eastAsiaTheme="minorEastAsia" w:hAnsiTheme="minorEastAsia" w:hint="eastAsia"/>
          <w:color w:val="4D4D4D"/>
        </w:rPr>
      </w:pPr>
      <w:r w:rsidRPr="00CE6815">
        <w:rPr>
          <w:rFonts w:asciiTheme="minorEastAsia" w:eastAsiaTheme="minorEastAsia" w:hAnsiTheme="minorEastAsia" w:hint="eastAsia"/>
          <w:color w:val="4D4D4D"/>
        </w:rPr>
        <w:t>根据这些比较明显的现象去初判问题，收集证据去验证初判结果成立，然后分析现象产生的原因，并尝试解决问题</w:t>
      </w:r>
    </w:p>
    <w:p w:rsidR="00987AFB" w:rsidRPr="00CE6815" w:rsidRDefault="00987AFB" w:rsidP="00CE6815">
      <w:pPr>
        <w:pStyle w:val="2"/>
        <w:spacing w:before="100" w:beforeAutospacing="1" w:after="100" w:afterAutospacing="1"/>
        <w:ind w:firstLineChars="200" w:firstLine="480"/>
        <w:rPr>
          <w:rFonts w:asciiTheme="minorEastAsia" w:eastAsiaTheme="minorEastAsia" w:hAnsiTheme="minorEastAsia" w:cstheme="minorBidi" w:hint="eastAsia"/>
          <w:b w:val="0"/>
          <w:bCs w:val="0"/>
          <w:sz w:val="24"/>
          <w:szCs w:val="24"/>
        </w:rPr>
      </w:pPr>
      <w:r w:rsidRPr="00CE6815">
        <w:rPr>
          <w:rFonts w:asciiTheme="minorEastAsia" w:eastAsiaTheme="minorEastAsia" w:hAnsiTheme="minorEastAsia" w:cstheme="minorBidi" w:hint="eastAsia"/>
          <w:b w:val="0"/>
          <w:bCs w:val="0"/>
          <w:sz w:val="24"/>
          <w:szCs w:val="24"/>
        </w:rPr>
        <w:t>1.性能摸底测试</w:t>
      </w:r>
    </w:p>
    <w:p w:rsidR="00987AFB" w:rsidRPr="00CE6815" w:rsidRDefault="00987AFB" w:rsidP="00CE6815">
      <w:pPr>
        <w:pStyle w:val="2"/>
        <w:spacing w:before="100" w:beforeAutospacing="1" w:after="100" w:afterAutospacing="1"/>
        <w:ind w:firstLineChars="200" w:firstLine="480"/>
        <w:rPr>
          <w:rFonts w:asciiTheme="minorEastAsia" w:eastAsiaTheme="minorEastAsia" w:hAnsiTheme="minorEastAsia" w:cstheme="minorBidi" w:hint="eastAsia"/>
          <w:b w:val="0"/>
          <w:bCs w:val="0"/>
          <w:sz w:val="24"/>
          <w:szCs w:val="24"/>
        </w:rPr>
      </w:pPr>
      <w:r w:rsidRPr="00CE6815">
        <w:rPr>
          <w:rFonts w:asciiTheme="minorEastAsia" w:eastAsiaTheme="minorEastAsia" w:hAnsiTheme="minorEastAsia" w:cstheme="minorBidi" w:hint="eastAsia"/>
          <w:b w:val="0"/>
          <w:bCs w:val="0"/>
          <w:sz w:val="24"/>
          <w:szCs w:val="24"/>
        </w:rPr>
        <w:lastRenderedPageBreak/>
        <w:t>对于新上的系统或者是有过较大代码改动的系统来说，做一次摸底测试还是很有必要的。一般来说，期望摸底的测试是一次对单机的压力测试。压力测试可以帮你大概搞清楚系统的极限TPS是多少，在压力上来时有没有暴露一些错误或者问题，系统大致的资源占用情况是什么，系统可能的性能瓶颈在哪。</w:t>
      </w:r>
    </w:p>
    <w:p w:rsidR="00987AFB" w:rsidRPr="00CE6815" w:rsidRDefault="00216972" w:rsidP="00CE6815">
      <w:pPr>
        <w:pStyle w:val="2"/>
        <w:spacing w:before="100" w:beforeAutospacing="1" w:after="100" w:afterAutospacing="1"/>
        <w:ind w:firstLineChars="200" w:firstLine="480"/>
        <w:rPr>
          <w:rFonts w:asciiTheme="minorEastAsia" w:eastAsiaTheme="minorEastAsia" w:hAnsiTheme="minorEastAsia" w:cstheme="minorBidi" w:hint="eastAsia"/>
          <w:b w:val="0"/>
          <w:bCs w:val="0"/>
          <w:sz w:val="24"/>
          <w:szCs w:val="24"/>
        </w:rPr>
      </w:pPr>
      <w:r>
        <w:rPr>
          <w:rFonts w:asciiTheme="minorEastAsia" w:eastAsiaTheme="minorEastAsia" w:hAnsiTheme="minorEastAsia" w:cstheme="minorBidi" w:hint="eastAsia"/>
          <w:b w:val="0"/>
          <w:bCs w:val="0"/>
          <w:sz w:val="24"/>
          <w:szCs w:val="24"/>
        </w:rPr>
        <w:t>如果进行一次摸底测试，分析其配置和结果。假如</w:t>
      </w:r>
      <w:r w:rsidR="00987AFB" w:rsidRPr="00CE6815">
        <w:rPr>
          <w:rFonts w:asciiTheme="minorEastAsia" w:eastAsiaTheme="minorEastAsia" w:hAnsiTheme="minorEastAsia" w:cstheme="minorBidi" w:hint="eastAsia"/>
          <w:b w:val="0"/>
          <w:bCs w:val="0"/>
          <w:sz w:val="24"/>
          <w:szCs w:val="24"/>
        </w:rPr>
        <w:t>用12000并发用户对10</w:t>
      </w:r>
      <w:r>
        <w:rPr>
          <w:rFonts w:asciiTheme="minorEastAsia" w:eastAsiaTheme="minorEastAsia" w:hAnsiTheme="minorEastAsia" w:cstheme="minorBidi" w:hint="eastAsia"/>
          <w:b w:val="0"/>
          <w:bCs w:val="0"/>
          <w:sz w:val="24"/>
          <w:szCs w:val="24"/>
        </w:rPr>
        <w:t>台机器压测的结果，可以估算</w:t>
      </w:r>
      <w:r w:rsidR="00987AFB" w:rsidRPr="00CE6815">
        <w:rPr>
          <w:rFonts w:asciiTheme="minorEastAsia" w:eastAsiaTheme="minorEastAsia" w:hAnsiTheme="minorEastAsia" w:cstheme="minorBidi" w:hint="eastAsia"/>
          <w:b w:val="0"/>
          <w:bCs w:val="0"/>
          <w:sz w:val="24"/>
          <w:szCs w:val="24"/>
        </w:rPr>
        <w:t>，TPS到7w多，平均响应时间为82ms，错误率在2.5%。</w:t>
      </w:r>
    </w:p>
    <w:p w:rsidR="00987AFB" w:rsidRPr="00CE6815" w:rsidRDefault="00216972" w:rsidP="00CE6815">
      <w:pPr>
        <w:pStyle w:val="2"/>
        <w:spacing w:before="100" w:beforeAutospacing="1" w:after="100" w:afterAutospacing="1"/>
        <w:ind w:firstLineChars="200" w:firstLine="480"/>
        <w:rPr>
          <w:rFonts w:asciiTheme="minorEastAsia" w:eastAsiaTheme="minorEastAsia" w:hAnsiTheme="minorEastAsia" w:cstheme="minorBidi"/>
          <w:b w:val="0"/>
          <w:bCs w:val="0"/>
          <w:sz w:val="24"/>
          <w:szCs w:val="24"/>
        </w:rPr>
      </w:pPr>
      <w:r>
        <w:rPr>
          <w:rFonts w:asciiTheme="minorEastAsia" w:eastAsiaTheme="minorEastAsia" w:hAnsiTheme="minorEastAsia" w:cstheme="minorBidi" w:hint="eastAsia"/>
          <w:b w:val="0"/>
          <w:bCs w:val="0"/>
          <w:sz w:val="24"/>
          <w:szCs w:val="24"/>
        </w:rPr>
        <w:t>进行更深的分析的话，</w:t>
      </w:r>
      <w:r w:rsidR="00987AFB" w:rsidRPr="00CE6815">
        <w:rPr>
          <w:rFonts w:asciiTheme="minorEastAsia" w:eastAsiaTheme="minorEastAsia" w:hAnsiTheme="minorEastAsia" w:cstheme="minorBidi" w:hint="eastAsia"/>
          <w:b w:val="0"/>
          <w:bCs w:val="0"/>
          <w:sz w:val="24"/>
          <w:szCs w:val="24"/>
        </w:rPr>
        <w:t>首先，TPS在后期迅速下落，实际上已经支撑不了如此大的并发量，即进入崩溃区，这里有几个可能，一是系统根本承受不了如此大的并发量，二是系统中间有问题导致TPS下跌。其次，随着时间增长，错误率显著增加，说明系统已经处理不了如此多的请求。结合前面两点以及相对平稳的平均响应时间，大致可以推断系统没法承受如此大的并发。</w:t>
      </w:r>
    </w:p>
    <w:p w:rsidR="00987AFB" w:rsidRPr="00CE6815" w:rsidRDefault="00987AFB" w:rsidP="00CE6815">
      <w:pPr>
        <w:pStyle w:val="2"/>
        <w:spacing w:before="100" w:beforeAutospacing="1" w:after="100" w:afterAutospacing="1"/>
        <w:ind w:firstLineChars="200" w:firstLine="480"/>
        <w:rPr>
          <w:rFonts w:asciiTheme="minorEastAsia" w:eastAsiaTheme="minorEastAsia" w:hAnsiTheme="minorEastAsia" w:cstheme="minorBidi" w:hint="eastAsia"/>
          <w:b w:val="0"/>
          <w:bCs w:val="0"/>
          <w:sz w:val="24"/>
          <w:szCs w:val="24"/>
        </w:rPr>
      </w:pPr>
      <w:r w:rsidRPr="00CE6815">
        <w:rPr>
          <w:rFonts w:asciiTheme="minorEastAsia" w:eastAsiaTheme="minorEastAsia" w:hAnsiTheme="minorEastAsia" w:cstheme="minorBidi" w:hint="eastAsia"/>
          <w:b w:val="0"/>
          <w:bCs w:val="0"/>
          <w:sz w:val="24"/>
          <w:szCs w:val="24"/>
        </w:rPr>
        <w:t>对于应用的特点，也要在这时候分析出来，即应用可能占用的资源。比如是CPU密集型应用还是IO密集型应用（还可以细分为是磁盘密集还是网络 ）</w:t>
      </w:r>
    </w:p>
    <w:p w:rsidR="00987AFB" w:rsidRPr="00CE6815" w:rsidRDefault="00987AFB" w:rsidP="00CE6815">
      <w:pPr>
        <w:pStyle w:val="2"/>
        <w:spacing w:before="100" w:beforeAutospacing="1" w:after="100" w:afterAutospacing="1"/>
        <w:ind w:firstLineChars="200" w:firstLine="480"/>
        <w:rPr>
          <w:rFonts w:asciiTheme="minorEastAsia" w:eastAsiaTheme="minorEastAsia" w:hAnsiTheme="minorEastAsia" w:cstheme="minorBidi" w:hint="eastAsia"/>
          <w:b w:val="0"/>
          <w:bCs w:val="0"/>
          <w:sz w:val="24"/>
          <w:szCs w:val="24"/>
        </w:rPr>
      </w:pPr>
      <w:r w:rsidRPr="00CE6815">
        <w:rPr>
          <w:rFonts w:asciiTheme="minorEastAsia" w:eastAsiaTheme="minorEastAsia" w:hAnsiTheme="minorEastAsia" w:cstheme="minorBidi" w:hint="eastAsia"/>
          <w:b w:val="0"/>
          <w:bCs w:val="0"/>
          <w:sz w:val="24"/>
          <w:szCs w:val="24"/>
        </w:rPr>
        <w:t>2.定义性能优化的目标 </w:t>
      </w:r>
    </w:p>
    <w:p w:rsidR="00987AFB" w:rsidRPr="00CE6815" w:rsidRDefault="00216972" w:rsidP="00CE6815">
      <w:pPr>
        <w:pStyle w:val="2"/>
        <w:spacing w:before="100" w:beforeAutospacing="1" w:after="100" w:afterAutospacing="1"/>
        <w:ind w:firstLineChars="200" w:firstLine="480"/>
        <w:rPr>
          <w:rFonts w:asciiTheme="minorEastAsia" w:eastAsiaTheme="minorEastAsia" w:hAnsiTheme="minorEastAsia" w:cstheme="minorBidi" w:hint="eastAsia"/>
          <w:b w:val="0"/>
          <w:bCs w:val="0"/>
          <w:sz w:val="24"/>
          <w:szCs w:val="24"/>
        </w:rPr>
      </w:pPr>
      <w:r>
        <w:rPr>
          <w:rFonts w:asciiTheme="minorEastAsia" w:eastAsiaTheme="minorEastAsia" w:hAnsiTheme="minorEastAsia" w:cstheme="minorBidi" w:hint="eastAsia"/>
          <w:b w:val="0"/>
          <w:bCs w:val="0"/>
          <w:sz w:val="24"/>
          <w:szCs w:val="24"/>
        </w:rPr>
        <w:t>性能的优劣可以说是因设备环境而异，若用户对性能的需求比较低，那么低性能也可能满足，反之亦然。所以具体的性能分析一定要结合环境和用户需求，制定好规范的标准。</w:t>
      </w:r>
    </w:p>
    <w:p w:rsidR="00987AFB" w:rsidRPr="00CE6815" w:rsidRDefault="00987AFB" w:rsidP="00CE6815">
      <w:pPr>
        <w:pStyle w:val="2"/>
        <w:spacing w:before="100" w:beforeAutospacing="1" w:after="100" w:afterAutospacing="1"/>
        <w:ind w:firstLineChars="200" w:firstLine="480"/>
        <w:rPr>
          <w:rFonts w:asciiTheme="minorEastAsia" w:eastAsiaTheme="minorEastAsia" w:hAnsiTheme="minorEastAsia" w:cstheme="minorBidi" w:hint="eastAsia"/>
          <w:b w:val="0"/>
          <w:bCs w:val="0"/>
          <w:sz w:val="24"/>
          <w:szCs w:val="24"/>
        </w:rPr>
      </w:pPr>
      <w:r w:rsidRPr="00CE6815">
        <w:rPr>
          <w:rFonts w:asciiTheme="minorEastAsia" w:eastAsiaTheme="minorEastAsia" w:hAnsiTheme="minorEastAsia" w:cstheme="minorBidi" w:hint="eastAsia"/>
          <w:b w:val="0"/>
          <w:bCs w:val="0"/>
          <w:sz w:val="24"/>
          <w:szCs w:val="24"/>
        </w:rPr>
        <w:t>性能优化的目标一般是吞吐量达到多少，90%响应时间小于多少，错误率小于多少。同时还需要关注其他的性能指标，cpu使用情况，内存使用情况，磁盘使用情况，带宽使用情况等。对于摸底测试已经发现问题的，可以针对该问题专门优化，比如负载较高，cpu消耗过大，则目标可能是TPS，响应时间以及错误率不变的情况下降低CPU负载。或者内存增长过快，gc较为频繁，则目标可能是找出可能的内存泄露，或者进行相关的jvm内存调优。总之，目标可以比较灵活调整，但一定要明确。</w:t>
      </w:r>
    </w:p>
    <w:p w:rsidR="00987AFB" w:rsidRPr="00CE6815" w:rsidRDefault="00987AFB" w:rsidP="00CE6815">
      <w:pPr>
        <w:spacing w:line="288" w:lineRule="auto"/>
        <w:ind w:firstLineChars="200" w:firstLine="480"/>
        <w:rPr>
          <w:rFonts w:asciiTheme="minorEastAsia" w:hAnsiTheme="minorEastAsia"/>
          <w:sz w:val="24"/>
          <w:szCs w:val="24"/>
        </w:rPr>
      </w:pPr>
      <w:r w:rsidRPr="00CE6815">
        <w:rPr>
          <w:rFonts w:asciiTheme="minorEastAsia" w:hAnsiTheme="minorEastAsia" w:hint="eastAsia"/>
          <w:sz w:val="24"/>
          <w:szCs w:val="24"/>
        </w:rPr>
        <w:t>由于该系统还未投入使用，现今都是在本机服务器上运行，所以对于网络的测试无能为力，对本机的程序性能能够从页面的跳转速度和数据处理速度上可见一二。这些可以结合上一小节的功能测试，基本可以确定没有问题。</w:t>
      </w:r>
    </w:p>
    <w:p w:rsidR="000F644F" w:rsidRPr="003F0FAF" w:rsidRDefault="000F644F" w:rsidP="003F0FAF">
      <w:pPr>
        <w:pStyle w:val="2"/>
        <w:spacing w:before="100" w:beforeAutospacing="1" w:after="100" w:afterAutospacing="1"/>
        <w:rPr>
          <w:rFonts w:ascii="黑体" w:hAnsi="黑体" w:hint="eastAsia"/>
        </w:rPr>
      </w:pPr>
      <w:r>
        <w:rPr>
          <w:rFonts w:ascii="黑体" w:hAnsi="黑体" w:hint="eastAsia"/>
        </w:rPr>
        <w:t>6</w:t>
      </w:r>
      <w:r w:rsidRPr="00B031F9">
        <w:rPr>
          <w:rFonts w:ascii="黑体" w:hAnsi="黑体"/>
        </w:rPr>
        <w:t>.</w:t>
      </w:r>
      <w:r w:rsidR="0032508E">
        <w:rPr>
          <w:rFonts w:ascii="黑体" w:hAnsi="黑体" w:hint="eastAsia"/>
        </w:rPr>
        <w:t>4</w:t>
      </w:r>
      <w:r w:rsidRPr="00B031F9">
        <w:rPr>
          <w:rFonts w:ascii="黑体" w:hAnsi="黑体"/>
        </w:rPr>
        <w:t xml:space="preserve"> </w:t>
      </w:r>
      <w:r w:rsidR="00167CE3">
        <w:rPr>
          <w:rFonts w:ascii="黑体" w:hAnsi="黑体"/>
        </w:rPr>
        <w:t xml:space="preserve"> </w:t>
      </w:r>
      <w:r>
        <w:rPr>
          <w:rFonts w:ascii="黑体" w:hAnsi="黑体" w:hint="eastAsia"/>
        </w:rPr>
        <w:t>本章小结</w:t>
      </w:r>
      <w:bookmarkEnd w:id="39"/>
    </w:p>
    <w:p w:rsidR="003B6FB8" w:rsidRPr="00CE6815" w:rsidRDefault="003B6FB8" w:rsidP="00CE6815">
      <w:pPr>
        <w:spacing w:line="288" w:lineRule="auto"/>
        <w:ind w:firstLineChars="200" w:firstLine="480"/>
        <w:rPr>
          <w:rFonts w:asciiTheme="minorEastAsia" w:hAnsiTheme="minorEastAsia"/>
          <w:sz w:val="24"/>
          <w:szCs w:val="24"/>
        </w:rPr>
      </w:pPr>
      <w:r w:rsidRPr="00CE6815">
        <w:rPr>
          <w:rFonts w:asciiTheme="minorEastAsia" w:hAnsiTheme="minorEastAsia" w:hint="eastAsia"/>
          <w:sz w:val="24"/>
          <w:szCs w:val="24"/>
        </w:rPr>
        <w:t>人们认为能够发现程序缺陷的测试是成功的测试，测试的根本目的就是为了发现尽可能多地缺陷。然而不幸的是，这种对软件测试过分单一的阐述和解释会带来两个原则性的问题。</w:t>
      </w:r>
    </w:p>
    <w:p w:rsidR="003B6FB8" w:rsidRPr="00CE6815" w:rsidRDefault="003B6FB8" w:rsidP="00CE6815">
      <w:pPr>
        <w:spacing w:line="288" w:lineRule="auto"/>
        <w:ind w:firstLineChars="200" w:firstLine="480"/>
        <w:rPr>
          <w:rFonts w:asciiTheme="minorEastAsia" w:hAnsiTheme="minorEastAsia" w:hint="eastAsia"/>
          <w:sz w:val="24"/>
          <w:szCs w:val="24"/>
        </w:rPr>
      </w:pPr>
      <w:r w:rsidRPr="00CE6815">
        <w:rPr>
          <w:rFonts w:asciiTheme="minorEastAsia" w:hAnsiTheme="minorEastAsia" w:hint="eastAsia"/>
          <w:sz w:val="24"/>
          <w:szCs w:val="24"/>
        </w:rPr>
        <w:lastRenderedPageBreak/>
        <w:t>首先，尽可能早的发现尽可能多的bug，会使软件测试成为一个数字游戏。大量的bug数量的统计会意味着软件测试的工作做的特好？大量的bug数量并不一定意味着测试的结果是最重要的关键问题被越早被发现, 另一个潜在的方面，简单的尽可能早的发现尽可能多的bug将导致貌似bug统计数量的爆炸，这是因为许多虚报或者重复的bug也被统计在内了。缺陷表现在许多方面。如果一个测试这部花费时间对导致bug的原因作认真的调查研究，那就有可能导致对同一个错误根源引起的若干个bug作若干个bug报告。不幸的是，许多测试人员（不一定是新手）经常坚信他们越早发现越多的bug可以改善软件质量。请记住，我们并不能测试软件质量！</w:t>
      </w:r>
    </w:p>
    <w:p w:rsidR="003B6FB8" w:rsidRPr="00CE6815" w:rsidRDefault="003B6FB8" w:rsidP="00CE6815">
      <w:pPr>
        <w:spacing w:line="288" w:lineRule="auto"/>
        <w:ind w:firstLineChars="200" w:firstLine="480"/>
        <w:rPr>
          <w:rFonts w:asciiTheme="minorEastAsia" w:hAnsiTheme="minorEastAsia" w:hint="eastAsia"/>
          <w:sz w:val="24"/>
          <w:szCs w:val="24"/>
        </w:rPr>
      </w:pPr>
      <w:r w:rsidRPr="00CE6815">
        <w:rPr>
          <w:rFonts w:asciiTheme="minorEastAsia" w:hAnsiTheme="minorEastAsia" w:hint="eastAsia"/>
          <w:sz w:val="24"/>
          <w:szCs w:val="24"/>
        </w:rPr>
        <w:t>其次, 当测试工程师集中精力寻找更多的错误，他们往往跳过一些不容易发现错误的地方或者想当然认为一些地方没有错误，从而使软件测试覆盖率降低。有证据表明，许多测试人员由于太过专注于发现重大或者重要的错误，往往忽略过一些极易发现错误的所谓简单地方。比如，在测试边界条件的时候，测试人员会简单的在边界条件有效值范围内指定最小值、最大值和中间值来做测试，如果通过则认为没有问题；但这样则错过了超出边界条件的无效值的验证。比如，最小值减一（Min-1）和最大值加一（Max+1），这恰恰是最容易出现错误的地方。</w:t>
      </w:r>
    </w:p>
    <w:p w:rsidR="000F644F" w:rsidRDefault="003F0FAF" w:rsidP="00CE6815">
      <w:pPr>
        <w:spacing w:line="288" w:lineRule="auto"/>
        <w:ind w:firstLineChars="200" w:firstLine="480"/>
        <w:rPr>
          <w:rFonts w:asciiTheme="minorEastAsia" w:hAnsiTheme="minorEastAsia" w:hint="eastAsia"/>
          <w:bCs/>
          <w:sz w:val="24"/>
          <w:szCs w:val="24"/>
        </w:rPr>
        <w:sectPr w:rsidR="000F644F" w:rsidSect="0075738C">
          <w:pgSz w:w="11906" w:h="16838" w:code="9"/>
          <w:pgMar w:top="1418" w:right="1418" w:bottom="1418" w:left="1418" w:header="851" w:footer="850" w:gutter="0"/>
          <w:cols w:space="425"/>
          <w:docGrid w:linePitch="312"/>
        </w:sectPr>
      </w:pPr>
      <w:r w:rsidRPr="00CE6815">
        <w:rPr>
          <w:rFonts w:asciiTheme="minorEastAsia" w:hAnsiTheme="minorEastAsia" w:hint="eastAsia"/>
          <w:sz w:val="24"/>
          <w:szCs w:val="24"/>
        </w:rPr>
        <w:t>测试是程序面世必不可少的一环，可谓是离成功最近的一步，本章着重针对功能一次进行了详尽的测试，已经确保所有功能完整且逻辑正确合理，能够应对用户的各种需求。</w:t>
      </w:r>
    </w:p>
    <w:p w:rsidR="000F644F" w:rsidRPr="002F5879" w:rsidRDefault="000F644F" w:rsidP="000F644F">
      <w:pPr>
        <w:pStyle w:val="1"/>
        <w:spacing w:beforeLines="0" w:afterLines="0"/>
      </w:pPr>
      <w:bookmarkStart w:id="40" w:name="_Toc514855756"/>
      <w:r>
        <w:rPr>
          <w:rFonts w:hint="eastAsia"/>
        </w:rPr>
        <w:lastRenderedPageBreak/>
        <w:t>第</w:t>
      </w:r>
      <w:r w:rsidR="00B2122F">
        <w:rPr>
          <w:rFonts w:hint="eastAsia"/>
        </w:rPr>
        <w:t>7</w:t>
      </w:r>
      <w:r>
        <w:rPr>
          <w:rFonts w:hint="eastAsia"/>
        </w:rPr>
        <w:t>章</w:t>
      </w:r>
      <w:r>
        <w:rPr>
          <w:rFonts w:hint="eastAsia"/>
        </w:rPr>
        <w:t xml:space="preserve"> </w:t>
      </w:r>
      <w:r w:rsidR="00167CE3">
        <w:t xml:space="preserve"> </w:t>
      </w:r>
      <w:r>
        <w:rPr>
          <w:rFonts w:hint="eastAsia"/>
        </w:rPr>
        <w:t>结束语</w:t>
      </w:r>
      <w:bookmarkEnd w:id="40"/>
    </w:p>
    <w:p w:rsidR="000F644F" w:rsidRDefault="000F644F" w:rsidP="000F644F">
      <w:pPr>
        <w:jc w:val="left"/>
        <w:rPr>
          <w:rFonts w:asciiTheme="minorEastAsia" w:hAnsiTheme="minorEastAsia"/>
          <w:bCs/>
          <w:sz w:val="24"/>
          <w:szCs w:val="24"/>
        </w:rPr>
      </w:pPr>
    </w:p>
    <w:p w:rsidR="000F644F" w:rsidRPr="000F644F" w:rsidRDefault="0032508E" w:rsidP="000F644F">
      <w:pPr>
        <w:pStyle w:val="2"/>
        <w:spacing w:before="100" w:beforeAutospacing="1" w:after="100" w:afterAutospacing="1"/>
        <w:rPr>
          <w:rFonts w:ascii="黑体" w:hAnsi="黑体"/>
        </w:rPr>
      </w:pPr>
      <w:bookmarkStart w:id="41" w:name="_Toc451957481"/>
      <w:bookmarkStart w:id="42" w:name="_Toc514855757"/>
      <w:r>
        <w:rPr>
          <w:rFonts w:ascii="黑体" w:hAnsi="黑体" w:hint="eastAsia"/>
        </w:rPr>
        <w:t>7</w:t>
      </w:r>
      <w:r w:rsidR="000F644F" w:rsidRPr="000F644F">
        <w:rPr>
          <w:rFonts w:ascii="黑体" w:hAnsi="黑体" w:hint="eastAsia"/>
        </w:rPr>
        <w:t xml:space="preserve">.1 </w:t>
      </w:r>
      <w:r w:rsidR="00167CE3">
        <w:rPr>
          <w:rFonts w:ascii="黑体" w:hAnsi="黑体"/>
        </w:rPr>
        <w:t xml:space="preserve"> </w:t>
      </w:r>
      <w:r w:rsidR="000F644F" w:rsidRPr="000F644F">
        <w:rPr>
          <w:rFonts w:ascii="黑体" w:hAnsi="黑体" w:hint="eastAsia"/>
        </w:rPr>
        <w:t>论文工作总结</w:t>
      </w:r>
      <w:bookmarkEnd w:id="41"/>
      <w:bookmarkEnd w:id="42"/>
    </w:p>
    <w:p w:rsidR="000F644F" w:rsidRPr="0032508E" w:rsidRDefault="000F644F" w:rsidP="00FF1E86">
      <w:pPr>
        <w:pStyle w:val="af"/>
        <w:adjustRightInd/>
        <w:snapToGrid/>
        <w:spacing w:before="0" w:after="0" w:line="400" w:lineRule="exact"/>
        <w:jc w:val="both"/>
        <w:rPr>
          <w:sz w:val="24"/>
        </w:rPr>
      </w:pPr>
      <w:r>
        <w:rPr>
          <w:rFonts w:ascii="宋体" w:hAnsi="宋体" w:hint="eastAsia"/>
          <w:sz w:val="24"/>
        </w:rPr>
        <w:t xml:space="preserve">  </w:t>
      </w:r>
    </w:p>
    <w:p w:rsidR="0032508E" w:rsidRPr="00CE6815" w:rsidRDefault="0032508E" w:rsidP="00CE6815">
      <w:pPr>
        <w:pStyle w:val="af"/>
        <w:adjustRightInd/>
        <w:snapToGrid/>
        <w:spacing w:before="0" w:after="0" w:line="288" w:lineRule="auto"/>
        <w:ind w:firstLineChars="200" w:firstLine="480"/>
        <w:jc w:val="both"/>
        <w:rPr>
          <w:rFonts w:asciiTheme="minorEastAsia" w:eastAsiaTheme="minorEastAsia" w:hAnsiTheme="minorEastAsia"/>
          <w:sz w:val="24"/>
        </w:rPr>
      </w:pPr>
      <w:r w:rsidRPr="00CE6815">
        <w:rPr>
          <w:rFonts w:asciiTheme="minorEastAsia" w:eastAsiaTheme="minorEastAsia" w:hAnsiTheme="minorEastAsia" w:hint="eastAsia"/>
          <w:sz w:val="24"/>
        </w:rPr>
        <w:t>本文分析了“学生作业批改系统”的需求，针对该项目需要解决的实际问题，进行了充分的探讨和分析理解，讨论了各种情况下角色功能的具体实现，通过进行的测试对程序功能进行了改进和取舍，在进度满足时间安排的情况下，同时推动论文的记录和进展，最终编码完成了该“学生作业批改系统”，使其能够应用于实际教学生活中，完成了个人任务。</w:t>
      </w:r>
    </w:p>
    <w:p w:rsidR="00360FD7" w:rsidRPr="00CE6815" w:rsidRDefault="00360FD7" w:rsidP="00CE6815">
      <w:pPr>
        <w:pStyle w:val="af"/>
        <w:adjustRightInd/>
        <w:snapToGrid/>
        <w:spacing w:before="0" w:after="0" w:line="288" w:lineRule="auto"/>
        <w:ind w:firstLineChars="200" w:firstLine="480"/>
        <w:jc w:val="both"/>
        <w:rPr>
          <w:rFonts w:asciiTheme="minorEastAsia" w:eastAsiaTheme="minorEastAsia" w:hAnsiTheme="minorEastAsia" w:hint="eastAsia"/>
          <w:sz w:val="24"/>
        </w:rPr>
      </w:pPr>
      <w:r w:rsidRPr="00CE6815">
        <w:rPr>
          <w:rFonts w:asciiTheme="minorEastAsia" w:eastAsiaTheme="minorEastAsia" w:hAnsiTheme="minorEastAsia"/>
          <w:sz w:val="24"/>
        </w:rPr>
        <w:tab/>
      </w:r>
      <w:r w:rsidRPr="00CE6815">
        <w:rPr>
          <w:rFonts w:asciiTheme="minorEastAsia" w:eastAsiaTheme="minorEastAsia" w:hAnsiTheme="minorEastAsia" w:hint="eastAsia"/>
          <w:sz w:val="24"/>
        </w:rPr>
        <w:t>从一开始的毕设选题到现在为答辩准备，这段时间借由该选题我真的学到了很多，刚开始的时候只仗着自己有过相关开发的经验，所以贸然选下该题目，其实后续的功能实现和问题实在是困扰了我许久，不过还好最终都能有所解决。刚开始许多地方的技术都有所欠缺，需要恶补，</w:t>
      </w:r>
      <w:r w:rsidR="00E65126" w:rsidRPr="00CE6815">
        <w:rPr>
          <w:rFonts w:asciiTheme="minorEastAsia" w:eastAsiaTheme="minorEastAsia" w:hAnsiTheme="minorEastAsia" w:hint="eastAsia"/>
          <w:sz w:val="24"/>
        </w:rPr>
        <w:t>也有看了这个忘了那个的情况发生，因为空在纸上学习技术，没有经过练手终究没有理解那么透彻，这样造成的后果便是在一开始的编码中，经常出现一些小错误，比如什么拼写错误，少打了括号或者其他符号，这些还好，那些对程序有错却检查不出来的更令人沮丧。但不可否认的是，经过这次毕设的锻炼，我的技术得到了实打实的进步，虽然离老练的程序员那种高效的开发还有很大距离，但我真的学到了解决问题的方法，那便是多查多问多试，尽管这个过程称得上枯燥乏味，也让人心烦意乱，但在编程的世界里，这便是最好的方法。程序之外便是论文的撰写工作，此前我最大的报告文字量也未超过5000字，但论文的撰写不仅要求字数，要求低重复率，还要求对所有内容的科学分析，这一点是平时报告所没有的，而且论文的格式规范要求十分严格，这也是一种对严谨的科学态度的尊重。总而言之，通过这次毕设</w:t>
      </w:r>
      <w:r w:rsidR="008E00D0" w:rsidRPr="00CE6815">
        <w:rPr>
          <w:rFonts w:asciiTheme="minorEastAsia" w:eastAsiaTheme="minorEastAsia" w:hAnsiTheme="minorEastAsia" w:hint="eastAsia"/>
          <w:sz w:val="24"/>
        </w:rPr>
        <w:t>，我成长了很多，是技术上的，也是心灵上的。</w:t>
      </w:r>
    </w:p>
    <w:p w:rsidR="0032508E" w:rsidRPr="00CE6815" w:rsidRDefault="0032508E" w:rsidP="00CE6815">
      <w:pPr>
        <w:pStyle w:val="2"/>
        <w:rPr>
          <w:rFonts w:ascii="黑体" w:hint="eastAsia"/>
        </w:rPr>
      </w:pPr>
      <w:bookmarkStart w:id="43" w:name="_Toc451957482"/>
      <w:bookmarkStart w:id="44" w:name="_Toc514855758"/>
      <w:r>
        <w:rPr>
          <w:rFonts w:ascii="黑体" w:hint="eastAsia"/>
        </w:rPr>
        <w:t>7</w:t>
      </w:r>
      <w:r w:rsidR="000F644F">
        <w:rPr>
          <w:rFonts w:ascii="黑体" w:hint="eastAsia"/>
        </w:rPr>
        <w:t xml:space="preserve">.2 </w:t>
      </w:r>
      <w:r w:rsidR="00167CE3">
        <w:rPr>
          <w:rFonts w:ascii="黑体"/>
        </w:rPr>
        <w:t xml:space="preserve"> </w:t>
      </w:r>
      <w:r w:rsidR="000F644F">
        <w:rPr>
          <w:rFonts w:ascii="黑体" w:hint="eastAsia"/>
        </w:rPr>
        <w:t>问题和展望</w:t>
      </w:r>
      <w:bookmarkEnd w:id="43"/>
      <w:bookmarkEnd w:id="44"/>
    </w:p>
    <w:p w:rsidR="0032508E" w:rsidRPr="00CE6815" w:rsidRDefault="0032508E" w:rsidP="00CE6815">
      <w:pPr>
        <w:spacing w:line="288" w:lineRule="auto"/>
        <w:ind w:firstLineChars="200" w:firstLine="480"/>
        <w:jc w:val="left"/>
        <w:rPr>
          <w:rFonts w:asciiTheme="minorEastAsia" w:hAnsiTheme="minorEastAsia" w:cs="Times New Roman"/>
          <w:sz w:val="24"/>
          <w:szCs w:val="24"/>
        </w:rPr>
      </w:pPr>
      <w:r w:rsidRPr="00CE6815">
        <w:rPr>
          <w:rFonts w:asciiTheme="minorEastAsia" w:hAnsiTheme="minorEastAsia" w:cs="Times New Roman" w:hint="eastAsia"/>
          <w:sz w:val="24"/>
          <w:szCs w:val="24"/>
        </w:rPr>
        <w:t>尽管该系统的功能已经足够完善，能够满足用户的所有需求，但是细节之处和某些功能仍然与实际要求有不少差距，问题能催人向前，给人以更好的展望。</w:t>
      </w:r>
    </w:p>
    <w:p w:rsidR="0032508E" w:rsidRPr="00CE6815" w:rsidRDefault="0032508E" w:rsidP="00CE6815">
      <w:pPr>
        <w:spacing w:line="288" w:lineRule="auto"/>
        <w:ind w:firstLineChars="200" w:firstLine="480"/>
        <w:jc w:val="left"/>
        <w:rPr>
          <w:rFonts w:asciiTheme="minorEastAsia" w:hAnsiTheme="minorEastAsia" w:cs="Times New Roman"/>
          <w:sz w:val="24"/>
          <w:szCs w:val="24"/>
        </w:rPr>
      </w:pPr>
    </w:p>
    <w:p w:rsidR="0032508E" w:rsidRPr="00CE6815" w:rsidRDefault="00804BD3" w:rsidP="00CE6815">
      <w:pPr>
        <w:spacing w:line="288" w:lineRule="auto"/>
        <w:ind w:firstLineChars="200" w:firstLine="480"/>
        <w:jc w:val="left"/>
        <w:rPr>
          <w:rFonts w:asciiTheme="minorEastAsia" w:hAnsiTheme="minorEastAsia" w:cs="Times New Roman"/>
          <w:sz w:val="24"/>
          <w:szCs w:val="24"/>
        </w:rPr>
      </w:pPr>
      <w:r w:rsidRPr="00CE6815">
        <w:rPr>
          <w:rFonts w:asciiTheme="minorEastAsia" w:hAnsiTheme="minorEastAsia" w:cs="Times New Roman" w:hint="eastAsia"/>
          <w:sz w:val="24"/>
          <w:szCs w:val="24"/>
        </w:rPr>
        <w:t>仍未实现的功能：新教师和新学生自己注册的功能实现，教师批量下载学生作业，教师界面显示所有作业（能够通过分类查看显示自己班级，有利有弊），由于该系统未实际投入使用，所以并发控制也未曾考虑。</w:t>
      </w:r>
      <w:r w:rsidR="00987AFB" w:rsidRPr="00CE6815">
        <w:rPr>
          <w:rFonts w:asciiTheme="minorEastAsia" w:hAnsiTheme="minorEastAsia" w:cs="Times New Roman" w:hint="eastAsia"/>
          <w:sz w:val="24"/>
          <w:szCs w:val="24"/>
        </w:rPr>
        <w:t>分析上述问题，主要是一个应用环境的问题，我的软件是做出来给一群人用的，可我的设备不支持当前的活动，于是我便手足无措，这也是个人开发的弊端之一。</w:t>
      </w:r>
    </w:p>
    <w:p w:rsidR="00804BD3" w:rsidRPr="00CE6815" w:rsidRDefault="00804BD3" w:rsidP="00CE6815">
      <w:pPr>
        <w:spacing w:line="288" w:lineRule="auto"/>
        <w:ind w:firstLineChars="200" w:firstLine="480"/>
        <w:jc w:val="left"/>
        <w:rPr>
          <w:rFonts w:asciiTheme="minorEastAsia" w:hAnsiTheme="minorEastAsia" w:cs="Times New Roman"/>
          <w:sz w:val="24"/>
          <w:szCs w:val="24"/>
        </w:rPr>
      </w:pPr>
    </w:p>
    <w:p w:rsidR="00804BD3" w:rsidRPr="00CE6815" w:rsidRDefault="00804BD3" w:rsidP="00CE6815">
      <w:pPr>
        <w:spacing w:line="288" w:lineRule="auto"/>
        <w:ind w:firstLineChars="200" w:firstLine="480"/>
        <w:jc w:val="left"/>
        <w:rPr>
          <w:rFonts w:asciiTheme="minorEastAsia" w:hAnsiTheme="minorEastAsia" w:cs="Times New Roman" w:hint="eastAsia"/>
          <w:sz w:val="24"/>
          <w:szCs w:val="24"/>
        </w:rPr>
        <w:sectPr w:rsidR="00804BD3" w:rsidRPr="00CE6815" w:rsidSect="0075738C">
          <w:pgSz w:w="11906" w:h="16838" w:code="9"/>
          <w:pgMar w:top="1418" w:right="1418" w:bottom="1418" w:left="1418" w:header="851" w:footer="850" w:gutter="0"/>
          <w:cols w:space="425"/>
          <w:docGrid w:linePitch="312"/>
        </w:sectPr>
      </w:pPr>
      <w:r w:rsidRPr="00CE6815">
        <w:rPr>
          <w:rFonts w:asciiTheme="minorEastAsia" w:hAnsiTheme="minorEastAsia" w:cs="Times New Roman" w:hint="eastAsia"/>
          <w:sz w:val="24"/>
          <w:szCs w:val="24"/>
        </w:rPr>
        <w:lastRenderedPageBreak/>
        <w:t>展望：后续如果要应用于学校实际生活教学，首先需要完善上述功能，然后需要移植到商业服务器，并且需要对界面进行优化。</w:t>
      </w:r>
      <w:r w:rsidR="00987AFB" w:rsidRPr="00CE6815">
        <w:rPr>
          <w:rFonts w:asciiTheme="minorEastAsia" w:hAnsiTheme="minorEastAsia" w:cs="Times New Roman" w:hint="eastAsia"/>
          <w:sz w:val="24"/>
          <w:szCs w:val="24"/>
        </w:rPr>
        <w:t>此外还需要考虑当前无法应用的功能，比如数据安全，比如网络负荷，学生作业保存是否需要设置时限，教师删除作业后学生还能否从网页上下载自己的作业等等一系列问题.</w:t>
      </w:r>
      <w:r w:rsidR="00987AFB" w:rsidRPr="00CE6815">
        <w:rPr>
          <w:rFonts w:asciiTheme="minorEastAsia" w:hAnsiTheme="minorEastAsia" w:cs="Times New Roman"/>
          <w:sz w:val="24"/>
          <w:szCs w:val="24"/>
        </w:rPr>
        <w:t>.....</w:t>
      </w:r>
      <w:r w:rsidR="00987AFB" w:rsidRPr="00CE6815">
        <w:rPr>
          <w:rFonts w:asciiTheme="minorEastAsia" w:hAnsiTheme="minorEastAsia" w:cs="Times New Roman" w:hint="eastAsia"/>
          <w:sz w:val="24"/>
          <w:szCs w:val="24"/>
        </w:rPr>
        <w:t>问题多不可怕，可怕的是找不到解决的办法，一是个人对技术的理解运用还很低，二是对问题的应变很差，所以与其说对该项目的展望，不如说是我对我自己的展望，便是不断精进，成就自我。</w:t>
      </w:r>
    </w:p>
    <w:p w:rsidR="00FE4307" w:rsidRDefault="00D17E22" w:rsidP="00510475">
      <w:pPr>
        <w:pStyle w:val="1"/>
        <w:spacing w:before="312" w:after="312"/>
        <w:rPr>
          <w:rFonts w:asciiTheme="minorEastAsia" w:hAnsiTheme="minorEastAsia"/>
          <w:sz w:val="24"/>
          <w:szCs w:val="24"/>
        </w:rPr>
      </w:pPr>
      <w:bookmarkStart w:id="45" w:name="_Toc514855759"/>
      <w:r w:rsidRPr="006D66DC">
        <w:rPr>
          <w:rFonts w:hint="eastAsia"/>
        </w:rPr>
        <w:lastRenderedPageBreak/>
        <w:t>参考文献</w:t>
      </w:r>
      <w:bookmarkEnd w:id="45"/>
    </w:p>
    <w:p w:rsidR="00860E2C" w:rsidRPr="00860E2C" w:rsidRDefault="007F109E" w:rsidP="00860E2C">
      <w:pPr>
        <w:framePr w:hSpace="180" w:wrap="around" w:vAnchor="text" w:hAnchor="margin" w:xAlign="center" w:y="158"/>
        <w:spacing w:line="360" w:lineRule="atLeast"/>
        <w:rPr>
          <w:rFonts w:asciiTheme="minorEastAsia" w:hAnsiTheme="minorEastAsia"/>
        </w:rPr>
      </w:pPr>
      <w:bookmarkStart w:id="46" w:name="_Toc13094"/>
      <w:bookmarkStart w:id="47" w:name="_Toc450552536"/>
      <w:bookmarkStart w:id="48" w:name="_Toc20211"/>
      <w:bookmarkStart w:id="49" w:name="_Toc446427273"/>
      <w:bookmarkStart w:id="50" w:name="_Toc514855760"/>
      <w:r w:rsidRPr="00860E2C">
        <w:rPr>
          <w:rFonts w:asciiTheme="minorEastAsia" w:hAnsiTheme="minorEastAsia" w:hint="eastAsia"/>
        </w:rPr>
        <w:t xml:space="preserve"> </w:t>
      </w:r>
      <w:r w:rsidR="00860E2C" w:rsidRPr="00860E2C">
        <w:rPr>
          <w:rFonts w:asciiTheme="minorEastAsia" w:hAnsiTheme="minorEastAsia" w:hint="eastAsia"/>
        </w:rPr>
        <w:t>[1</w:t>
      </w:r>
      <w:r w:rsidR="00860E2C" w:rsidRPr="00860E2C">
        <w:rPr>
          <w:rFonts w:asciiTheme="minorEastAsia" w:hAnsiTheme="minorEastAsia"/>
        </w:rPr>
        <w:t>]张海藩、牟永敏</w:t>
      </w:r>
      <w:r w:rsidR="00860E2C" w:rsidRPr="00860E2C">
        <w:rPr>
          <w:rFonts w:asciiTheme="minorEastAsia" w:hAnsiTheme="minorEastAsia" w:hint="eastAsia"/>
        </w:rPr>
        <w:t>.软件工程导论.清华大学出版社.2013，（6）</w:t>
      </w:r>
    </w:p>
    <w:p w:rsidR="00860E2C" w:rsidRPr="00860E2C" w:rsidRDefault="00860E2C" w:rsidP="00860E2C">
      <w:pPr>
        <w:framePr w:hSpace="180" w:wrap="around" w:vAnchor="text" w:hAnchor="margin" w:xAlign="center" w:y="158"/>
        <w:spacing w:line="360" w:lineRule="atLeast"/>
        <w:rPr>
          <w:rFonts w:asciiTheme="minorEastAsia" w:hAnsiTheme="minorEastAsia"/>
        </w:rPr>
      </w:pPr>
      <w:r w:rsidRPr="00860E2C">
        <w:rPr>
          <w:rFonts w:asciiTheme="minorEastAsia" w:hAnsiTheme="minorEastAsia"/>
        </w:rPr>
        <w:t xml:space="preserve">[2] </w:t>
      </w:r>
      <w:r w:rsidRPr="00860E2C">
        <w:rPr>
          <w:rFonts w:ascii="Times New Roman" w:hAnsi="Times New Roman" w:cs="Times New Roman"/>
        </w:rPr>
        <w:t>David Flanagan</w:t>
      </w:r>
      <w:r w:rsidRPr="00860E2C">
        <w:rPr>
          <w:rFonts w:asciiTheme="minorEastAsia" w:hAnsiTheme="minorEastAsia"/>
        </w:rPr>
        <w:t>，美</w:t>
      </w:r>
      <w:r w:rsidRPr="00860E2C">
        <w:rPr>
          <w:rFonts w:asciiTheme="minorEastAsia" w:hAnsiTheme="minorEastAsia" w:hint="eastAsia"/>
        </w:rPr>
        <w:t>.</w:t>
      </w:r>
      <w:r w:rsidRPr="00860E2C">
        <w:rPr>
          <w:rFonts w:asciiTheme="minorEastAsia" w:hAnsiTheme="minorEastAsia"/>
        </w:rPr>
        <w:t xml:space="preserve"> </w:t>
      </w:r>
      <w:r w:rsidRPr="00860E2C">
        <w:rPr>
          <w:rFonts w:ascii="Times New Roman" w:hAnsi="Times New Roman" w:cs="Times New Roman"/>
        </w:rPr>
        <w:t>JavaScript</w:t>
      </w:r>
      <w:r w:rsidRPr="00860E2C">
        <w:rPr>
          <w:rFonts w:asciiTheme="minorEastAsia" w:hAnsiTheme="minorEastAsia"/>
        </w:rPr>
        <w:t>权威指南</w:t>
      </w:r>
      <w:r w:rsidRPr="00860E2C">
        <w:rPr>
          <w:rFonts w:asciiTheme="minorEastAsia" w:hAnsiTheme="minorEastAsia" w:hint="eastAsia"/>
        </w:rPr>
        <w:t>.</w:t>
      </w:r>
      <w:r w:rsidRPr="00860E2C">
        <w:rPr>
          <w:rFonts w:asciiTheme="minorEastAsia" w:hAnsiTheme="minorEastAsia"/>
        </w:rPr>
        <w:t xml:space="preserve"> 机械工业出版社</w:t>
      </w:r>
      <w:r w:rsidRPr="00860E2C">
        <w:rPr>
          <w:rFonts w:asciiTheme="minorEastAsia" w:hAnsiTheme="minorEastAsia" w:hint="eastAsia"/>
        </w:rPr>
        <w:t>2</w:t>
      </w:r>
      <w:r w:rsidRPr="00860E2C">
        <w:rPr>
          <w:rFonts w:asciiTheme="minorEastAsia" w:hAnsiTheme="minorEastAsia"/>
        </w:rPr>
        <w:t>011,(6)</w:t>
      </w:r>
    </w:p>
    <w:p w:rsidR="00860E2C" w:rsidRPr="00860E2C" w:rsidRDefault="00860E2C" w:rsidP="00860E2C">
      <w:pPr>
        <w:framePr w:hSpace="180" w:wrap="around" w:vAnchor="text" w:hAnchor="margin" w:xAlign="center" w:y="158"/>
        <w:spacing w:line="360" w:lineRule="atLeast"/>
        <w:rPr>
          <w:rFonts w:asciiTheme="minorEastAsia" w:hAnsiTheme="minorEastAsia"/>
        </w:rPr>
      </w:pPr>
      <w:r w:rsidRPr="00860E2C">
        <w:rPr>
          <w:rFonts w:asciiTheme="minorEastAsia" w:hAnsiTheme="minorEastAsia"/>
        </w:rPr>
        <w:t>[3]</w:t>
      </w:r>
      <w:r w:rsidRPr="00860E2C">
        <w:rPr>
          <w:rFonts w:asciiTheme="minorEastAsia" w:hAnsiTheme="minorEastAsia" w:hint="eastAsia"/>
        </w:rPr>
        <w:t>郭欣.构建高性能Web站点.</w:t>
      </w:r>
      <w:r w:rsidRPr="00860E2C">
        <w:rPr>
          <w:rFonts w:asciiTheme="minorEastAsia" w:hAnsiTheme="minorEastAsia"/>
        </w:rPr>
        <w:t xml:space="preserve"> 电子工业出版社</w:t>
      </w:r>
      <w:r w:rsidRPr="00860E2C">
        <w:rPr>
          <w:rFonts w:asciiTheme="minorEastAsia" w:hAnsiTheme="minorEastAsia" w:hint="eastAsia"/>
        </w:rPr>
        <w:t>.</w:t>
      </w:r>
      <w:r w:rsidRPr="00860E2C">
        <w:rPr>
          <w:rFonts w:asciiTheme="minorEastAsia" w:hAnsiTheme="minorEastAsia"/>
        </w:rPr>
        <w:t>2009</w:t>
      </w:r>
    </w:p>
    <w:p w:rsidR="00860E2C" w:rsidRPr="00860E2C" w:rsidRDefault="00860E2C" w:rsidP="00860E2C">
      <w:pPr>
        <w:framePr w:hSpace="180" w:wrap="around" w:vAnchor="text" w:hAnchor="margin" w:xAlign="center" w:y="158"/>
        <w:spacing w:line="360" w:lineRule="atLeast"/>
        <w:rPr>
          <w:rFonts w:asciiTheme="minorEastAsia" w:hAnsiTheme="minorEastAsia"/>
        </w:rPr>
      </w:pPr>
      <w:r w:rsidRPr="00860E2C">
        <w:rPr>
          <w:rFonts w:asciiTheme="minorEastAsia" w:hAnsiTheme="minorEastAsia"/>
        </w:rPr>
        <w:t>[4]</w:t>
      </w:r>
      <w:r w:rsidRPr="00860E2C">
        <w:rPr>
          <w:rFonts w:asciiTheme="minorEastAsia" w:hAnsiTheme="minorEastAsia" w:hint="eastAsia"/>
        </w:rPr>
        <w:t xml:space="preserve"> </w:t>
      </w:r>
      <w:r w:rsidRPr="00860E2C">
        <w:rPr>
          <w:rFonts w:ascii="Times New Roman" w:hAnsi="Times New Roman" w:cs="Times New Roman"/>
        </w:rPr>
        <w:t>Brian Goetz</w:t>
      </w:r>
      <w:r w:rsidRPr="00860E2C">
        <w:rPr>
          <w:rFonts w:asciiTheme="minorEastAsia" w:hAnsiTheme="minorEastAsia"/>
        </w:rPr>
        <w:t>等</w:t>
      </w:r>
      <w:r w:rsidRPr="00860E2C">
        <w:rPr>
          <w:rFonts w:asciiTheme="minorEastAsia" w:hAnsiTheme="minorEastAsia" w:hint="eastAsia"/>
        </w:rPr>
        <w:t>.</w:t>
      </w:r>
      <w:r w:rsidRPr="00860E2C">
        <w:rPr>
          <w:rFonts w:ascii="Times New Roman" w:hAnsi="Times New Roman" w:cs="Times New Roman"/>
        </w:rPr>
        <w:t>Java</w:t>
      </w:r>
      <w:r w:rsidRPr="00860E2C">
        <w:rPr>
          <w:rFonts w:asciiTheme="minorEastAsia" w:hAnsiTheme="minorEastAsia" w:hint="eastAsia"/>
        </w:rPr>
        <w:t>并发编程实战.</w:t>
      </w:r>
      <w:r w:rsidRPr="00860E2C">
        <w:rPr>
          <w:rFonts w:asciiTheme="minorEastAsia" w:hAnsiTheme="minorEastAsia"/>
        </w:rPr>
        <w:t xml:space="preserve"> 机械工业出版社</w:t>
      </w:r>
      <w:r w:rsidRPr="00860E2C">
        <w:rPr>
          <w:rFonts w:asciiTheme="minorEastAsia" w:hAnsiTheme="minorEastAsia" w:hint="eastAsia"/>
        </w:rPr>
        <w:t>.</w:t>
      </w:r>
      <w:r w:rsidRPr="00860E2C">
        <w:rPr>
          <w:rFonts w:asciiTheme="minorEastAsia" w:hAnsiTheme="minorEastAsia"/>
        </w:rPr>
        <w:t>2012</w:t>
      </w:r>
    </w:p>
    <w:p w:rsidR="00860E2C" w:rsidRPr="00860E2C" w:rsidRDefault="00860E2C" w:rsidP="00860E2C">
      <w:pPr>
        <w:framePr w:hSpace="180" w:wrap="around" w:vAnchor="text" w:hAnchor="margin" w:xAlign="center" w:y="158"/>
        <w:spacing w:line="360" w:lineRule="atLeast"/>
        <w:rPr>
          <w:rFonts w:asciiTheme="minorEastAsia" w:hAnsiTheme="minorEastAsia"/>
        </w:rPr>
      </w:pPr>
      <w:r w:rsidRPr="00860E2C">
        <w:rPr>
          <w:rFonts w:asciiTheme="minorEastAsia" w:hAnsiTheme="minorEastAsia" w:hint="eastAsia"/>
        </w:rPr>
        <w:t>[5</w:t>
      </w:r>
      <w:r w:rsidRPr="00860E2C">
        <w:rPr>
          <w:rFonts w:asciiTheme="minorEastAsia" w:hAnsiTheme="minorEastAsia"/>
        </w:rPr>
        <w:t>]</w:t>
      </w:r>
      <w:r w:rsidRPr="00860E2C">
        <w:rPr>
          <w:rFonts w:asciiTheme="minorEastAsia" w:hAnsiTheme="minorEastAsia" w:hint="eastAsia"/>
        </w:rPr>
        <w:t>李兴华、王月清.</w:t>
      </w:r>
      <w:r w:rsidRPr="00860E2C">
        <w:rPr>
          <w:rFonts w:ascii="Times New Roman" w:hAnsi="Times New Roman" w:cs="Times New Roman"/>
        </w:rPr>
        <w:t>Java Web</w:t>
      </w:r>
      <w:r w:rsidRPr="00860E2C">
        <w:rPr>
          <w:rFonts w:asciiTheme="minorEastAsia" w:hAnsiTheme="minorEastAsia" w:hint="eastAsia"/>
        </w:rPr>
        <w:t>开发实战经典. 清华大学出版社.2010</w:t>
      </w:r>
    </w:p>
    <w:p w:rsidR="00860E2C" w:rsidRPr="00860E2C" w:rsidRDefault="00860E2C" w:rsidP="00860E2C">
      <w:pPr>
        <w:framePr w:hSpace="180" w:wrap="around" w:vAnchor="text" w:hAnchor="margin" w:xAlign="center" w:y="158"/>
        <w:spacing w:line="360" w:lineRule="atLeast"/>
        <w:rPr>
          <w:rFonts w:asciiTheme="minorEastAsia" w:hAnsiTheme="minorEastAsia"/>
        </w:rPr>
      </w:pPr>
      <w:r w:rsidRPr="00860E2C">
        <w:rPr>
          <w:rFonts w:asciiTheme="minorEastAsia" w:hAnsiTheme="minorEastAsia" w:hint="eastAsia"/>
        </w:rPr>
        <w:t>[</w:t>
      </w:r>
      <w:r w:rsidRPr="00860E2C">
        <w:rPr>
          <w:rFonts w:asciiTheme="minorEastAsia" w:hAnsiTheme="minorEastAsia"/>
        </w:rPr>
        <w:t>6]</w:t>
      </w:r>
      <w:r w:rsidRPr="00860E2C">
        <w:rPr>
          <w:rFonts w:ascii="Times New Roman" w:hAnsi="Times New Roman" w:cs="Times New Roman"/>
        </w:rPr>
        <w:t>JonathanChaffer</w:t>
      </w:r>
      <w:r w:rsidRPr="00860E2C">
        <w:rPr>
          <w:rFonts w:asciiTheme="minorEastAsia" w:hAnsiTheme="minorEastAsia" w:hint="eastAsia"/>
        </w:rPr>
        <w:t>、</w:t>
      </w:r>
      <w:r w:rsidRPr="00860E2C">
        <w:rPr>
          <w:rFonts w:ascii="Times New Roman" w:hAnsi="Times New Roman" w:cs="Times New Roman"/>
        </w:rPr>
        <w:t>KarlSwedberg</w:t>
      </w:r>
      <w:r w:rsidRPr="00860E2C">
        <w:rPr>
          <w:rFonts w:asciiTheme="minorEastAsia" w:hAnsiTheme="minorEastAsia" w:hint="eastAsia"/>
        </w:rPr>
        <w:t>.</w:t>
      </w:r>
      <w:r w:rsidRPr="00860E2C">
        <w:rPr>
          <w:rFonts w:asciiTheme="minorEastAsia" w:hAnsiTheme="minorEastAsia"/>
        </w:rPr>
        <w:t xml:space="preserve"> jQuery基础教程</w:t>
      </w:r>
      <w:r w:rsidRPr="00860E2C">
        <w:rPr>
          <w:rFonts w:asciiTheme="minorEastAsia" w:hAnsiTheme="minorEastAsia" w:hint="eastAsia"/>
        </w:rPr>
        <w:t>.人民邮电出版社.2008</w:t>
      </w:r>
    </w:p>
    <w:p w:rsidR="00860E2C" w:rsidRPr="00860E2C" w:rsidRDefault="00860E2C" w:rsidP="00860E2C">
      <w:pPr>
        <w:framePr w:hSpace="180" w:wrap="around" w:vAnchor="text" w:hAnchor="margin" w:xAlign="center" w:y="158"/>
        <w:spacing w:line="360" w:lineRule="atLeast"/>
        <w:rPr>
          <w:rFonts w:asciiTheme="minorEastAsia" w:hAnsiTheme="minorEastAsia"/>
        </w:rPr>
      </w:pPr>
      <w:r w:rsidRPr="00860E2C">
        <w:rPr>
          <w:rFonts w:asciiTheme="minorEastAsia" w:hAnsiTheme="minorEastAsia"/>
        </w:rPr>
        <w:t xml:space="preserve">[7] </w:t>
      </w:r>
      <w:r w:rsidRPr="00860E2C">
        <w:rPr>
          <w:rFonts w:ascii="Times New Roman" w:hAnsi="Times New Roman" w:cs="Times New Roman"/>
        </w:rPr>
        <w:t>Trevor Burnham</w:t>
      </w:r>
      <w:r w:rsidRPr="00860E2C">
        <w:rPr>
          <w:rFonts w:asciiTheme="minorEastAsia" w:hAnsiTheme="minorEastAsia"/>
        </w:rPr>
        <w:t xml:space="preserve">. </w:t>
      </w:r>
      <w:r w:rsidRPr="00860E2C">
        <w:rPr>
          <w:rFonts w:ascii="Times New Roman" w:hAnsi="Times New Roman" w:cs="Times New Roman"/>
        </w:rPr>
        <w:t>JavaScript</w:t>
      </w:r>
      <w:r w:rsidRPr="00860E2C">
        <w:rPr>
          <w:rFonts w:asciiTheme="minorEastAsia" w:hAnsiTheme="minorEastAsia"/>
        </w:rPr>
        <w:t>异步编程</w:t>
      </w:r>
      <w:r w:rsidRPr="00860E2C">
        <w:rPr>
          <w:rFonts w:asciiTheme="minorEastAsia" w:hAnsiTheme="minorEastAsia" w:hint="eastAsia"/>
        </w:rPr>
        <w:t>.</w:t>
      </w:r>
      <w:r w:rsidRPr="00860E2C">
        <w:rPr>
          <w:rFonts w:asciiTheme="minorEastAsia" w:hAnsiTheme="minorEastAsia"/>
        </w:rPr>
        <w:t xml:space="preserve"> 人民邮电出版社</w:t>
      </w:r>
      <w:r w:rsidRPr="00860E2C">
        <w:rPr>
          <w:rFonts w:asciiTheme="minorEastAsia" w:hAnsiTheme="minorEastAsia" w:hint="eastAsia"/>
        </w:rPr>
        <w:t>.2013</w:t>
      </w:r>
    </w:p>
    <w:p w:rsidR="00860E2C" w:rsidRDefault="00860E2C" w:rsidP="00860E2C">
      <w:pPr>
        <w:spacing w:line="360" w:lineRule="atLeast"/>
        <w:rPr>
          <w:rFonts w:asciiTheme="minorEastAsia" w:hAnsiTheme="minorEastAsia"/>
        </w:rPr>
      </w:pPr>
      <w:r w:rsidRPr="00860E2C">
        <w:rPr>
          <w:rFonts w:asciiTheme="minorEastAsia" w:hAnsiTheme="minorEastAsia"/>
        </w:rPr>
        <w:t xml:space="preserve">[8] </w:t>
      </w:r>
      <w:r w:rsidRPr="00860E2C">
        <w:rPr>
          <w:rFonts w:ascii="Times New Roman" w:hAnsi="Times New Roman" w:cs="Times New Roman"/>
        </w:rPr>
        <w:t>Craig Walls</w:t>
      </w:r>
      <w:r w:rsidRPr="00860E2C">
        <w:rPr>
          <w:rFonts w:asciiTheme="minorEastAsia" w:hAnsiTheme="minorEastAsia"/>
        </w:rPr>
        <w:t xml:space="preserve">. </w:t>
      </w:r>
      <w:r w:rsidRPr="00860E2C">
        <w:rPr>
          <w:rFonts w:ascii="Times New Roman" w:hAnsi="Times New Roman" w:cs="Times New Roman"/>
        </w:rPr>
        <w:t>Spring</w:t>
      </w:r>
      <w:r w:rsidRPr="00860E2C">
        <w:rPr>
          <w:rFonts w:asciiTheme="minorEastAsia" w:hAnsiTheme="minorEastAsia"/>
        </w:rPr>
        <w:t>实战</w:t>
      </w:r>
      <w:r w:rsidRPr="00860E2C">
        <w:rPr>
          <w:rFonts w:asciiTheme="minorEastAsia" w:hAnsiTheme="minorEastAsia" w:hint="eastAsia"/>
        </w:rPr>
        <w:t>.</w:t>
      </w:r>
      <w:r w:rsidRPr="00860E2C">
        <w:rPr>
          <w:rFonts w:asciiTheme="minorEastAsia" w:hAnsiTheme="minorEastAsia"/>
        </w:rPr>
        <w:t xml:space="preserve"> </w:t>
      </w:r>
      <w:r w:rsidRPr="00860E2C">
        <w:rPr>
          <w:rFonts w:ascii="Times New Roman" w:hAnsi="Times New Roman" w:cs="Times New Roman"/>
        </w:rPr>
        <w:t>Manning</w:t>
      </w:r>
      <w:r w:rsidRPr="00860E2C">
        <w:rPr>
          <w:rFonts w:asciiTheme="minorEastAsia" w:hAnsiTheme="minorEastAsia"/>
        </w:rPr>
        <w:t>.</w:t>
      </w:r>
      <w:r w:rsidRPr="00860E2C">
        <w:rPr>
          <w:rFonts w:asciiTheme="minorEastAsia" w:hAnsiTheme="minorEastAsia" w:hint="eastAsia"/>
        </w:rPr>
        <w:t>2011</w:t>
      </w:r>
    </w:p>
    <w:p w:rsidR="00860E2C" w:rsidRPr="00860E2C" w:rsidRDefault="00860E2C" w:rsidP="00860E2C">
      <w:pPr>
        <w:spacing w:line="360" w:lineRule="atLeast"/>
        <w:rPr>
          <w:rFonts w:asciiTheme="minorEastAsia" w:hAnsiTheme="minorEastAsia" w:hint="eastAsia"/>
        </w:rPr>
      </w:pPr>
      <w:r w:rsidRPr="00860E2C">
        <w:rPr>
          <w:rFonts w:asciiTheme="minorEastAsia" w:hAnsiTheme="minorEastAsia"/>
        </w:rPr>
        <w:t xml:space="preserve">[9] </w:t>
      </w:r>
      <w:r w:rsidRPr="00860E2C">
        <w:rPr>
          <w:rFonts w:asciiTheme="minorEastAsia" w:hAnsiTheme="minorEastAsia" w:cs="Times New Roman" w:hint="eastAsia"/>
        </w:rPr>
        <w:t>苏航.</w:t>
      </w:r>
      <w:r w:rsidRPr="00860E2C">
        <w:rPr>
          <w:rFonts w:asciiTheme="minorEastAsia" w:hAnsiTheme="minorEastAsia" w:cs="Times New Roman"/>
          <w:color w:val="000000"/>
        </w:rPr>
        <w:t>接口的意义及在</w:t>
      </w:r>
      <w:r>
        <w:rPr>
          <w:rFonts w:ascii="Times New Roman" w:hAnsi="Times New Roman" w:cs="Times New Roman"/>
          <w:color w:val="000000"/>
        </w:rPr>
        <w:t>J</w:t>
      </w:r>
      <w:r w:rsidRPr="00860E2C">
        <w:rPr>
          <w:rFonts w:ascii="Times New Roman" w:hAnsi="Times New Roman" w:cs="Times New Roman"/>
          <w:color w:val="000000"/>
        </w:rPr>
        <w:t>avaweb</w:t>
      </w:r>
      <w:r w:rsidRPr="00860E2C">
        <w:rPr>
          <w:rFonts w:asciiTheme="minorEastAsia" w:hAnsiTheme="minorEastAsia" w:cs="Times New Roman"/>
          <w:color w:val="000000"/>
        </w:rPr>
        <w:t>三层架构中的作用分析[J]. 西部皮革，2016,（24）</w:t>
      </w:r>
    </w:p>
    <w:p w:rsidR="00860E2C" w:rsidRPr="00860E2C" w:rsidRDefault="00860E2C" w:rsidP="00860E2C">
      <w:pPr>
        <w:spacing w:line="360" w:lineRule="atLeast"/>
        <w:rPr>
          <w:rFonts w:asciiTheme="minorEastAsia" w:hAnsiTheme="minorEastAsia"/>
        </w:rPr>
      </w:pPr>
      <w:r w:rsidRPr="00860E2C">
        <w:rPr>
          <w:rFonts w:asciiTheme="minorEastAsia" w:hAnsiTheme="minorEastAsia"/>
        </w:rPr>
        <w:t xml:space="preserve">[10] </w:t>
      </w:r>
      <w:r>
        <w:rPr>
          <w:rFonts w:asciiTheme="minorEastAsia" w:hAnsiTheme="minorEastAsia" w:cs="Times New Roman"/>
          <w:color w:val="000000"/>
        </w:rPr>
        <w:t>李鹏博，于立婷，王天琪</w:t>
      </w:r>
      <w:r>
        <w:rPr>
          <w:rFonts w:asciiTheme="minorEastAsia" w:hAnsiTheme="minorEastAsia" w:cs="Times New Roman" w:hint="eastAsia"/>
          <w:color w:val="000000"/>
        </w:rPr>
        <w:t>.</w:t>
      </w:r>
      <w:r>
        <w:rPr>
          <w:rFonts w:ascii="Times New Roman" w:hAnsi="Times New Roman" w:cs="Times New Roman"/>
          <w:color w:val="000000"/>
        </w:rPr>
        <w:t>Java</w:t>
      </w:r>
      <w:r w:rsidRPr="00860E2C">
        <w:rPr>
          <w:rFonts w:ascii="Times New Roman" w:hAnsi="Times New Roman" w:cs="Times New Roman"/>
          <w:color w:val="000000"/>
        </w:rPr>
        <w:t>web</w:t>
      </w:r>
      <w:r w:rsidRPr="00860E2C">
        <w:rPr>
          <w:rFonts w:asciiTheme="minorEastAsia" w:hAnsiTheme="minorEastAsia" w:cs="Times New Roman"/>
          <w:color w:val="000000"/>
        </w:rPr>
        <w:t>软件框架技术探析[J]. 通讯世界，2016,（14）</w:t>
      </w:r>
    </w:p>
    <w:p w:rsidR="00860E2C" w:rsidRPr="00860E2C" w:rsidRDefault="00860E2C" w:rsidP="00860E2C">
      <w:pPr>
        <w:spacing w:line="360" w:lineRule="atLeast"/>
        <w:rPr>
          <w:rFonts w:asciiTheme="minorEastAsia" w:hAnsiTheme="minorEastAsia"/>
        </w:rPr>
      </w:pPr>
      <w:r w:rsidRPr="00860E2C">
        <w:rPr>
          <w:rFonts w:asciiTheme="minorEastAsia" w:hAnsiTheme="minorEastAsia"/>
        </w:rPr>
        <w:t xml:space="preserve">[11] </w:t>
      </w:r>
      <w:r>
        <w:rPr>
          <w:rFonts w:asciiTheme="minorEastAsia" w:hAnsiTheme="minorEastAsia" w:cs="Times New Roman"/>
          <w:color w:val="000000"/>
        </w:rPr>
        <w:t>陈涛，黄艳峰</w:t>
      </w:r>
      <w:r>
        <w:rPr>
          <w:rFonts w:asciiTheme="minorEastAsia" w:hAnsiTheme="minorEastAsia" w:cs="Times New Roman" w:hint="eastAsia"/>
          <w:color w:val="000000"/>
        </w:rPr>
        <w:t>.</w:t>
      </w:r>
      <w:r w:rsidR="00D141EF" w:rsidRPr="00D141EF">
        <w:rPr>
          <w:rFonts w:ascii="Times New Roman" w:hAnsi="Times New Roman" w:cs="Times New Roman"/>
          <w:color w:val="000000"/>
        </w:rPr>
        <w:t>Javaw</w:t>
      </w:r>
      <w:r w:rsidRPr="00D141EF">
        <w:rPr>
          <w:rFonts w:ascii="Times New Roman" w:hAnsi="Times New Roman" w:cs="Times New Roman"/>
          <w:color w:val="000000"/>
        </w:rPr>
        <w:t>eb</w:t>
      </w:r>
      <w:r w:rsidRPr="00860E2C">
        <w:rPr>
          <w:rFonts w:asciiTheme="minorEastAsia" w:hAnsiTheme="minorEastAsia" w:cs="Times New Roman"/>
          <w:color w:val="000000"/>
        </w:rPr>
        <w:t>开发中文件上传方法研究与实现[J]. 电脑知识与技术，2016</w:t>
      </w:r>
      <w:r w:rsidRPr="00860E2C">
        <w:rPr>
          <w:rFonts w:asciiTheme="minorEastAsia" w:hAnsiTheme="minorEastAsia"/>
        </w:rPr>
        <w:t xml:space="preserve"> </w:t>
      </w:r>
    </w:p>
    <w:p w:rsidR="00860E2C" w:rsidRPr="00860E2C" w:rsidRDefault="00860E2C" w:rsidP="00860E2C">
      <w:pPr>
        <w:spacing w:line="360" w:lineRule="atLeast"/>
        <w:rPr>
          <w:rFonts w:asciiTheme="minorEastAsia" w:hAnsiTheme="minorEastAsia"/>
        </w:rPr>
      </w:pPr>
      <w:r w:rsidRPr="00860E2C">
        <w:rPr>
          <w:rFonts w:asciiTheme="minorEastAsia" w:hAnsiTheme="minorEastAsia"/>
        </w:rPr>
        <w:t xml:space="preserve">[12] </w:t>
      </w:r>
      <w:r>
        <w:rPr>
          <w:rFonts w:asciiTheme="minorEastAsia" w:hAnsiTheme="minorEastAsia" w:cs="Times New Roman"/>
          <w:color w:val="000000"/>
        </w:rPr>
        <w:t>张圣筛，陈家琪</w:t>
      </w:r>
      <w:r>
        <w:rPr>
          <w:rFonts w:asciiTheme="minorEastAsia" w:hAnsiTheme="minorEastAsia" w:cs="Times New Roman" w:hint="eastAsia"/>
          <w:color w:val="000000"/>
        </w:rPr>
        <w:t>.</w:t>
      </w:r>
      <w:r w:rsidRPr="00860E2C">
        <w:rPr>
          <w:rFonts w:asciiTheme="minorEastAsia" w:hAnsiTheme="minorEastAsia" w:cs="Times New Roman"/>
          <w:color w:val="000000"/>
        </w:rPr>
        <w:t>基于</w:t>
      </w:r>
      <w:r w:rsidR="00D141EF">
        <w:rPr>
          <w:rFonts w:ascii="Times New Roman" w:hAnsi="Times New Roman" w:cs="Times New Roman"/>
          <w:color w:val="000000"/>
        </w:rPr>
        <w:t>Javaw</w:t>
      </w:r>
      <w:r w:rsidRPr="00D141EF">
        <w:rPr>
          <w:rFonts w:ascii="Times New Roman" w:hAnsi="Times New Roman" w:cs="Times New Roman"/>
          <w:color w:val="000000"/>
        </w:rPr>
        <w:t>eb</w:t>
      </w:r>
      <w:r w:rsidRPr="00860E2C">
        <w:rPr>
          <w:rFonts w:asciiTheme="minorEastAsia" w:hAnsiTheme="minorEastAsia" w:cs="Times New Roman"/>
          <w:color w:val="000000"/>
        </w:rPr>
        <w:t>的高校学生考勤管理系统设计与实现[J]. 软件导刊，2015,（12）</w:t>
      </w:r>
    </w:p>
    <w:p w:rsidR="00860E2C" w:rsidRPr="00860E2C" w:rsidRDefault="00860E2C" w:rsidP="00860E2C">
      <w:pPr>
        <w:spacing w:line="360" w:lineRule="atLeast"/>
        <w:rPr>
          <w:rFonts w:asciiTheme="minorEastAsia" w:hAnsiTheme="minorEastAsia" w:hint="eastAsia"/>
        </w:rPr>
      </w:pPr>
    </w:p>
    <w:p w:rsidR="00860E2C" w:rsidRDefault="00860E2C" w:rsidP="00860E2C">
      <w:pPr>
        <w:pStyle w:val="1"/>
        <w:spacing w:before="312" w:after="312"/>
      </w:pPr>
    </w:p>
    <w:p w:rsidR="00860E2C" w:rsidRDefault="00860E2C" w:rsidP="00860E2C">
      <w:pPr>
        <w:pStyle w:val="1"/>
        <w:spacing w:before="312" w:after="312"/>
        <w:rPr>
          <w:rFonts w:hint="eastAsia"/>
        </w:rPr>
      </w:pPr>
    </w:p>
    <w:p w:rsidR="00860E2C" w:rsidRDefault="00860E2C" w:rsidP="00860E2C">
      <w:pPr>
        <w:pStyle w:val="1"/>
        <w:spacing w:before="312" w:after="312"/>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pPr>
    </w:p>
    <w:p w:rsidR="007F109E" w:rsidRDefault="007F109E" w:rsidP="007F109E">
      <w:pPr>
        <w:jc w:val="center"/>
        <w:rPr>
          <w:rFonts w:hint="eastAsia"/>
        </w:rPr>
      </w:pPr>
    </w:p>
    <w:p w:rsidR="007F109E" w:rsidRDefault="007F109E" w:rsidP="007F109E">
      <w:pPr>
        <w:jc w:val="center"/>
      </w:pPr>
    </w:p>
    <w:p w:rsidR="007F109E" w:rsidRPr="007F109E" w:rsidRDefault="007F109E" w:rsidP="007F109E">
      <w:pPr>
        <w:rPr>
          <w:rFonts w:hint="eastAsia"/>
        </w:rPr>
      </w:pPr>
    </w:p>
    <w:p w:rsidR="006D66DC" w:rsidRPr="006D66DC" w:rsidRDefault="006D66DC" w:rsidP="00860E2C">
      <w:pPr>
        <w:pStyle w:val="1"/>
        <w:spacing w:before="312" w:after="312"/>
      </w:pPr>
      <w:r w:rsidRPr="006D66DC">
        <w:rPr>
          <w:rFonts w:hint="eastAsia"/>
        </w:rPr>
        <w:lastRenderedPageBreak/>
        <w:t>致</w:t>
      </w:r>
      <w:r w:rsidR="007F109E">
        <w:t xml:space="preserve">  </w:t>
      </w:r>
      <w:r w:rsidRPr="006D66DC">
        <w:rPr>
          <w:rFonts w:hint="eastAsia"/>
        </w:rPr>
        <w:t>谢</w:t>
      </w:r>
      <w:bookmarkEnd w:id="46"/>
      <w:bookmarkEnd w:id="47"/>
      <w:bookmarkEnd w:id="48"/>
      <w:bookmarkEnd w:id="49"/>
      <w:bookmarkEnd w:id="50"/>
    </w:p>
    <w:p w:rsidR="007F109E" w:rsidRPr="007F109E" w:rsidRDefault="007F109E">
      <w:pPr>
        <w:widowControl/>
        <w:jc w:val="left"/>
        <w:rPr>
          <w:rFonts w:ascii="宋体" w:eastAsia="宋体" w:hAnsi="宋体" w:cs="瀹嬩綋"/>
          <w:kern w:val="0"/>
          <w:sz w:val="24"/>
          <w:szCs w:val="24"/>
        </w:rPr>
      </w:pPr>
      <w:r>
        <w:rPr>
          <w:rFonts w:ascii="宋体" w:eastAsia="宋体" w:hAnsi="宋体" w:cs="瀹嬩綋"/>
          <w:kern w:val="0"/>
        </w:rPr>
        <w:tab/>
      </w:r>
      <w:r w:rsidRPr="007F109E">
        <w:rPr>
          <w:rFonts w:ascii="宋体" w:eastAsia="宋体" w:hAnsi="宋体" w:cs="瀹嬩綋" w:hint="eastAsia"/>
          <w:kern w:val="0"/>
          <w:sz w:val="24"/>
          <w:szCs w:val="24"/>
        </w:rPr>
        <w:t>路漫漫其修远兮，吾将上下而求索。四年求学生涯，由毕设画上一个句点，我由衷的感谢学校对我的栽培，日后成才定当不忘校恩！</w:t>
      </w:r>
    </w:p>
    <w:p w:rsidR="006D66DC" w:rsidRDefault="007F109E">
      <w:pPr>
        <w:widowControl/>
        <w:jc w:val="left"/>
        <w:rPr>
          <w:rFonts w:ascii="宋体" w:eastAsia="宋体" w:hAnsi="宋体" w:cs="瀹嬩綋"/>
          <w:kern w:val="0"/>
        </w:rPr>
      </w:pPr>
      <w:r w:rsidRPr="007F109E">
        <w:rPr>
          <w:rFonts w:ascii="宋体" w:eastAsia="宋体" w:hAnsi="宋体" w:cs="瀹嬩綋" w:hint="eastAsia"/>
          <w:kern w:val="0"/>
          <w:sz w:val="24"/>
          <w:szCs w:val="24"/>
        </w:rPr>
        <w:t xml:space="preserve"> </w:t>
      </w:r>
      <w:r w:rsidRPr="007F109E">
        <w:rPr>
          <w:rFonts w:ascii="宋体" w:eastAsia="宋体" w:hAnsi="宋体" w:cs="瀹嬩綋"/>
          <w:kern w:val="0"/>
          <w:sz w:val="24"/>
          <w:szCs w:val="24"/>
        </w:rPr>
        <w:t xml:space="preserve">   </w:t>
      </w:r>
      <w:r w:rsidRPr="007F109E">
        <w:rPr>
          <w:rFonts w:ascii="宋体" w:eastAsia="宋体" w:hAnsi="宋体" w:cs="瀹嬩綋" w:hint="eastAsia"/>
          <w:kern w:val="0"/>
          <w:sz w:val="24"/>
          <w:szCs w:val="24"/>
        </w:rPr>
        <w:t>万千不舍情，倒是离别日。与吴老师相处虽短，那句句的教诲，字字的传授，都让我受益匪浅。十分感谢吴老师的信任，和在毕设上给予我的帮助，再次，我谨向吴老师献上十二分的谢意！</w:t>
      </w:r>
      <w:r w:rsidR="006D66DC">
        <w:rPr>
          <w:rFonts w:ascii="宋体" w:eastAsia="宋体" w:hAnsi="宋体" w:cs="瀹嬩綋"/>
          <w:kern w:val="0"/>
        </w:rPr>
        <w:br w:type="page"/>
      </w:r>
    </w:p>
    <w:p w:rsidR="00014DE1" w:rsidRPr="006E6CF7" w:rsidRDefault="006D66DC" w:rsidP="006E6CF7">
      <w:pPr>
        <w:pStyle w:val="1"/>
        <w:spacing w:before="312" w:after="312"/>
        <w:rPr>
          <w:rFonts w:hint="eastAsia"/>
          <w:kern w:val="0"/>
        </w:rPr>
      </w:pPr>
      <w:bookmarkStart w:id="51" w:name="_Toc514855761"/>
      <w:r w:rsidRPr="006D66DC">
        <w:rPr>
          <w:rFonts w:hint="eastAsia"/>
          <w:kern w:val="0"/>
        </w:rPr>
        <w:lastRenderedPageBreak/>
        <w:t>附</w:t>
      </w:r>
      <w:r w:rsidR="007F109E">
        <w:rPr>
          <w:kern w:val="0"/>
        </w:rPr>
        <w:t xml:space="preserve">  </w:t>
      </w:r>
      <w:r w:rsidRPr="006D66DC">
        <w:rPr>
          <w:rFonts w:hint="eastAsia"/>
          <w:kern w:val="0"/>
        </w:rPr>
        <w:t>录</w:t>
      </w:r>
      <w:bookmarkEnd w:id="51"/>
    </w:p>
    <w:p w:rsidR="00014DE1" w:rsidRPr="006E6CF7" w:rsidRDefault="00014DE1" w:rsidP="00014DE1">
      <w:pPr>
        <w:autoSpaceDE w:val="0"/>
        <w:autoSpaceDN w:val="0"/>
        <w:adjustRightInd w:val="0"/>
        <w:spacing w:line="288" w:lineRule="auto"/>
        <w:jc w:val="left"/>
        <w:rPr>
          <w:rFonts w:ascii="宋体" w:eastAsia="宋体" w:hAnsi="宋体" w:cs="瀹嬩綋"/>
          <w:kern w:val="0"/>
          <w:sz w:val="24"/>
          <w:szCs w:val="24"/>
        </w:rPr>
      </w:pPr>
      <w:r w:rsidRPr="006D66DC">
        <w:rPr>
          <w:rFonts w:ascii="宋体" w:eastAsia="宋体" w:hAnsi="宋体" w:cs="瀹嬩綋" w:hint="eastAsia"/>
          <w:kern w:val="0"/>
          <w:sz w:val="24"/>
          <w:szCs w:val="24"/>
        </w:rPr>
        <w:t>附录</w:t>
      </w:r>
      <w:r w:rsidRPr="006E6CF7">
        <w:rPr>
          <w:rFonts w:ascii="宋体" w:eastAsia="宋体" w:hAnsi="宋体" w:cs="瀹嬩綋"/>
          <w:kern w:val="0"/>
          <w:sz w:val="24"/>
          <w:szCs w:val="24"/>
        </w:rPr>
        <w:t>1</w:t>
      </w:r>
      <w:r w:rsidRPr="006E6CF7">
        <w:rPr>
          <w:rFonts w:ascii="宋体" w:eastAsia="宋体" w:hAnsi="宋体" w:cs="瀹嬩綋" w:hint="eastAsia"/>
          <w:kern w:val="0"/>
          <w:sz w:val="24"/>
          <w:szCs w:val="24"/>
        </w:rPr>
        <w: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@RequestMapping("files/addZuoye.do")//添加信息</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public  String  addZuoye(Zuoye  zuoye, @RequestParam("file") MultipartFile file ,@RequestParam("daanfile") MultipartFile daanfile,@RequestParam("tu") MultipartFile tu ,HttpServletRequest request){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Myuser m=(Myuser)request.getSession().getAttribute("dangqianyonghu");</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if(m==null){</w:t>
      </w:r>
    </w:p>
    <w:p w:rsidR="00014DE1" w:rsidRPr="006E6CF7" w:rsidRDefault="00014DE1" w:rsidP="00014DE1">
      <w:pPr>
        <w:autoSpaceDE w:val="0"/>
        <w:autoSpaceDN w:val="0"/>
        <w:adjustRightInd w:val="0"/>
        <w:jc w:val="left"/>
        <w:rPr>
          <w:rFonts w:ascii="宋体" w:eastAsia="宋体" w:hAnsi="宋体" w:cs="瀹嬩綋"/>
          <w:kern w:val="0"/>
          <w:sz w:val="24"/>
          <w:szCs w:val="24"/>
        </w:rPr>
      </w:pP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request.setAttribute("msg","&lt;script&gt;alert('登录超时请重新登录!')&lt;/script&gt;");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return "../login.jsp";</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zuoye.setTid(m.getUid());//当前登录的教师可以留作业</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zuoye.setCreatetime(new Date());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zuoye.setKemu(m.getKemu());</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String path=  request.getSession().getServletContext().getRealPath("/upload");//获取 文件夹的路径</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System.out.println("path:::"+path);</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int x=(int)(Math.random()*999);</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if(!file.isEmpty()){</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String fname= file.getOriginalFilename();//获取上传文件名称 并且以当前用户编号+项目编号做区分</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fname=fname.substring(fname.lastIndexOf("\\")+1);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System.out.println("fname"+x+fname);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File f=new File(path+"\\"+x+fname);//将文件上传到 对应的位置</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try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file.transferTo(f);</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}catch (IOException 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TODO Auto-generated catch block</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e.printStackTrace();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zuoye.setFujian("../upload/"+x+fname);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}else{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lastRenderedPageBreak/>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zuoye.setFujian(null);</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if(!daanfile.isEmpty()){</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String fname= daanfile.getOriginalFilename();//获取上传文件名称 并且以当前用户编号+项目编号做区分</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fname=fname.substring(fname.lastIndexOf("\\")+1);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System.out.println("fname"+x+fname);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File f=new File(path+"\\"+x+fname);//将文件上传到 对应的位置</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try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daanfile.transferTo(f);</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}catch (IOException 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TODO Auto-generated catch block</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e.printStackTrace();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zuoye.setDaan("../upload/"+x+fname);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}else{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zuoye.setDaan(null);</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if(!tu.isEmpty()){</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String fname= tu.getOriginalFilename();//获取上传文件名称 并且以当前用户编号+项目编号做区分</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fname=fname.substring(fname.lastIndexOf("\\")+1);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System.out.println("fname"+x+fname);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File f=new File(path+"\\"+x+fname);//将文件上传到 对应的位置</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try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tu.transferTo(f);</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}catch (IOException 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TODO Auto-generated catch block</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e.printStackTrace();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zuoye.setPic("../upload/"+x+fname);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}else{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lastRenderedPageBreak/>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zuoye.setPic(null);</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int result= zd.insertSelective(zuoye);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if(result&gt;0){</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request.setAttribute("msg","&lt;script&gt;alert('操作成功!')&lt;/script&gt;");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}else{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request.setAttribute("msg","&lt;script&gt;alert('操作失败!')&lt;/script&gt;");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return "redirect:showZuoye.do";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t>@RequestMapping("files/toAddZuoye.do")//添加信息</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public  String  toAddZuoye(Zuoye  course ,HttpServletRequest request){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Myuser m=(Myuser)</w:t>
      </w:r>
      <w:r w:rsidRPr="006E6CF7">
        <w:rPr>
          <w:rFonts w:ascii="宋体" w:eastAsia="宋体" w:hAnsi="宋体" w:cs="瀹嬩綋"/>
          <w:kern w:val="0"/>
          <w:sz w:val="24"/>
          <w:szCs w:val="24"/>
        </w:rPr>
        <w:tab/>
        <w:t>request.getSession().getAttribute("dangqianyonghu");</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if(m==null){</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request.setAttribute("message", "&lt;script&gt;alert('登录超时请重新登录')&lt;/script&gt;");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return "../login.jsp";</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//只能查询当前教师的班级信息</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BanjiQuery bq=new BanjiQuery();</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bq.createCriteria().andTidEqualTo(m.getUid());</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List blist=</w:t>
      </w:r>
      <w:r w:rsidRPr="006E6CF7">
        <w:rPr>
          <w:rFonts w:ascii="宋体" w:eastAsia="宋体" w:hAnsi="宋体" w:cs="瀹嬩綋"/>
          <w:kern w:val="0"/>
          <w:sz w:val="24"/>
          <w:szCs w:val="24"/>
        </w:rPr>
        <w:tab/>
        <w:t xml:space="preserve">  bd.selectByExample(bq);</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request.setAttribute("blist", blist);</w:t>
      </w:r>
      <w:r w:rsidRPr="006E6CF7">
        <w:rPr>
          <w:rFonts w:ascii="宋体" w:eastAsia="宋体" w:hAnsi="宋体" w:cs="瀹嬩綋"/>
          <w:kern w:val="0"/>
          <w:sz w:val="24"/>
          <w:szCs w:val="24"/>
        </w:rPr>
        <w:tab/>
        <w:t>//班级列表</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return "zuoyeAdd.jsp";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w:t>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@RequestMapping("files/delZuoye.do") //删除信息</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public String  delZuoye(Integer[]  ids ,HttpServletRequest  request){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if(ids!=null&amp;&amp;ids.length&gt;0){</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ZuoyeQuery gq=new ZuoyeQuery();</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gq.createCriteria().andZyidIn(Arrays.asList(ids));</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zd.deleteByExample(gq);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lastRenderedPageBreak/>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return "redirect:showZuoye.do";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@RequestMapping("files/showZuoyedetail.do")</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public String  showOneZuoye(Integer zyid,HttpServletRequest  request){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Zuoye g=    zd.selectByPrimaryKey(zyid);</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request.setAttribute("g", g);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return "zuoyeUpdate.jsp";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@RequestMapping("files/updateZuoye.do")</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public String  updateZuoye(Zuoye  zuoye, @RequestParam("file") MultipartFile file,@RequestParam("daanfile") MultipartFile daanfile ,@RequestParam("tu") MultipartFile tu,HttpServletRequest request){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Myuser m=(Myuser)request.getSession().getAttribute("dangqianyonghu");</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if(m==null){</w:t>
      </w:r>
    </w:p>
    <w:p w:rsidR="00014DE1" w:rsidRPr="006E6CF7" w:rsidRDefault="00014DE1" w:rsidP="00014DE1">
      <w:pPr>
        <w:autoSpaceDE w:val="0"/>
        <w:autoSpaceDN w:val="0"/>
        <w:adjustRightInd w:val="0"/>
        <w:jc w:val="left"/>
        <w:rPr>
          <w:rFonts w:ascii="宋体" w:eastAsia="宋体" w:hAnsi="宋体" w:cs="瀹嬩綋"/>
          <w:kern w:val="0"/>
          <w:sz w:val="24"/>
          <w:szCs w:val="24"/>
        </w:rPr>
      </w:pP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request.setAttribute("msg","&lt;script&gt;alert('登录超时请重新登录!')&lt;/script&gt;");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return "../login.jsp";</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zuoye.setTid(m.getUid());</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String path=  request.getSession().getServletContext().getRealPath("/upload");//获取 文件夹的路径</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System.out.println("path:::"+path);</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int x=(int)(Math.random()*999);</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if(!file.isEmpty()){</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String fname= file.getOriginalFilename();//获取上传文件名称 并且以当前用户编号+项目编号做区分</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lastRenderedPageBreak/>
        <w:tab/>
      </w:r>
      <w:r w:rsidRPr="006E6CF7">
        <w:rPr>
          <w:rFonts w:ascii="宋体" w:eastAsia="宋体" w:hAnsi="宋体" w:cs="瀹嬩綋"/>
          <w:kern w:val="0"/>
          <w:sz w:val="24"/>
          <w:szCs w:val="24"/>
        </w:rPr>
        <w:tab/>
        <w:t xml:space="preserve">                 fname=fname.substring(fname.lastIndexOf("\\")+1);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System.out.println("fname"+x+fname);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File f=new File(path+"\\"+x+fname);//将文件上传到 对应的位置</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try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file.transferTo(f);</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}catch (IOException 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TODO Auto-generated catch block</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e.printStackTrace();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zuoye.setFujian("../upload/"+x+fname);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}else{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zuoye.setFujian(null);</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if(!daanfile.isEmpty()){</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String fname= daanfile.getOriginalFilename();//获取上传文件名称 并且以当前用户编号+项目编号做区分</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fname=fname.substring(fname.lastIndexOf("\\")+1);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System.out.println("fname"+x+fname);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File f=new File(path+"\\"+x+fname);//将文件上传到 对应的位置</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try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daanfile.transferTo(f);</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}catch (IOException 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TODO Auto-generated catch block</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e.printStackTrace();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zuoye.setDaan("../upload/"+x+fname);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}else{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zuoye.setDaan(null);</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if(!tu.isEmpty()){</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String fname= tu.getOriginalFilename();//获取上传文件名称 并且以当前用户编号+项目编号做区分</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fname=fname.substring(fname.lastIndexOf("\\")+1);</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lastRenderedPageBreak/>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System.out.println("fname"+x+fname);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File f=new File(path+"\\"+x+fname);//将文件上传到 对应的位置</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try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tu.transferTo(f);</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}catch (IOException 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TODO Auto-generated catch block</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e.printStackTrace();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zuoye.setPic("../upload/"+x+fname);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}else{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zuoye.setPic(null);</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ZuoyeQuery cq=new ZuoyeQuery();</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cq.createCriteria().andZyidEqualTo(zuoye.getZyid());</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int result=   zd.updateByExampleSelective(zuoye, cq);</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if(result&gt;0){</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request.setAttribute("msg","&lt;script&gt;alert('操作成功!')&lt;/script&gt;");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}else{</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request.setAttribute("msg","&lt;script&gt;alert('操作失败!')&lt;/script&gt;");</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014DE1" w:rsidRPr="006E6CF7" w:rsidRDefault="00014DE1" w:rsidP="00014DE1">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return "redirect:showZuoye.do";</w:t>
      </w:r>
    </w:p>
    <w:p w:rsidR="00014DE1" w:rsidRPr="006E6CF7" w:rsidRDefault="00014DE1" w:rsidP="00014DE1">
      <w:pPr>
        <w:autoSpaceDE w:val="0"/>
        <w:autoSpaceDN w:val="0"/>
        <w:adjustRightInd w:val="0"/>
        <w:spacing w:line="288" w:lineRule="auto"/>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w:t>
      </w:r>
    </w:p>
    <w:p w:rsidR="00EF1666" w:rsidRDefault="00EF1666" w:rsidP="00014DE1">
      <w:pPr>
        <w:autoSpaceDE w:val="0"/>
        <w:autoSpaceDN w:val="0"/>
        <w:adjustRightInd w:val="0"/>
        <w:spacing w:line="288" w:lineRule="auto"/>
        <w:jc w:val="left"/>
        <w:rPr>
          <w:rFonts w:ascii="宋体" w:eastAsia="宋体" w:hAnsi="宋体" w:cs="瀹嬩綋"/>
          <w:kern w:val="0"/>
          <w:sz w:val="24"/>
          <w:szCs w:val="24"/>
        </w:rPr>
      </w:pPr>
    </w:p>
    <w:p w:rsidR="006E6CF7" w:rsidRDefault="006E6CF7" w:rsidP="00014DE1">
      <w:pPr>
        <w:autoSpaceDE w:val="0"/>
        <w:autoSpaceDN w:val="0"/>
        <w:adjustRightInd w:val="0"/>
        <w:spacing w:line="288" w:lineRule="auto"/>
        <w:jc w:val="left"/>
        <w:rPr>
          <w:rFonts w:ascii="宋体" w:eastAsia="宋体" w:hAnsi="宋体" w:cs="瀹嬩綋" w:hint="eastAsia"/>
          <w:kern w:val="0"/>
          <w:sz w:val="24"/>
          <w:szCs w:val="24"/>
        </w:rPr>
      </w:pPr>
    </w:p>
    <w:p w:rsidR="006E6CF7" w:rsidRPr="006E6CF7" w:rsidRDefault="006E6CF7" w:rsidP="00014DE1">
      <w:pPr>
        <w:autoSpaceDE w:val="0"/>
        <w:autoSpaceDN w:val="0"/>
        <w:adjustRightInd w:val="0"/>
        <w:spacing w:line="288" w:lineRule="auto"/>
        <w:jc w:val="left"/>
        <w:rPr>
          <w:rFonts w:ascii="宋体" w:eastAsia="宋体" w:hAnsi="宋体" w:cs="瀹嬩綋" w:hint="eastAsia"/>
          <w:kern w:val="0"/>
          <w:sz w:val="24"/>
          <w:szCs w:val="24"/>
        </w:rPr>
      </w:pPr>
    </w:p>
    <w:p w:rsidR="00EF1666" w:rsidRPr="006E6CF7" w:rsidRDefault="00EF1666" w:rsidP="00014DE1">
      <w:pPr>
        <w:autoSpaceDE w:val="0"/>
        <w:autoSpaceDN w:val="0"/>
        <w:adjustRightInd w:val="0"/>
        <w:spacing w:line="288" w:lineRule="auto"/>
        <w:jc w:val="left"/>
        <w:rPr>
          <w:rFonts w:ascii="宋体" w:eastAsia="宋体" w:hAnsi="宋体" w:cs="瀹嬩綋"/>
          <w:kern w:val="0"/>
          <w:sz w:val="24"/>
          <w:szCs w:val="24"/>
        </w:rPr>
      </w:pPr>
      <w:r w:rsidRPr="006E6CF7">
        <w:rPr>
          <w:rFonts w:ascii="宋体" w:eastAsia="宋体" w:hAnsi="宋体" w:cs="瀹嬩綋" w:hint="eastAsia"/>
          <w:kern w:val="0"/>
          <w:sz w:val="24"/>
          <w:szCs w:val="24"/>
        </w:rPr>
        <w:t>附录2：</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@RequestMapping("files/showStuzuoyedetailsocre.do")//上分操作</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t xml:space="preserve">  public String  shangfenshowStuzuoyedetail(Integer stuzyid,HttpServletRequest  request){</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Stuzuoye g=    zd.selectByPrimaryKey(stuzyid);</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request.setAttribute("g", g);</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lastRenderedPageBreak/>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w:t>
      </w:r>
      <w:r w:rsidRPr="006E6CF7">
        <w:rPr>
          <w:rFonts w:ascii="宋体" w:eastAsia="宋体" w:hAnsi="宋体" w:cs="瀹嬩綋"/>
          <w:kern w:val="0"/>
          <w:sz w:val="24"/>
          <w:szCs w:val="24"/>
        </w:rPr>
        <w:tab/>
      </w:r>
      <w:r w:rsidRPr="006E6CF7">
        <w:rPr>
          <w:rFonts w:ascii="宋体" w:eastAsia="宋体" w:hAnsi="宋体" w:cs="瀹嬩綋"/>
          <w:kern w:val="0"/>
          <w:sz w:val="24"/>
          <w:szCs w:val="24"/>
        </w:rPr>
        <w:tab/>
        <w:t xml:space="preserve">     return "stuzuoyeUpdatescore123.jsp"; </w:t>
      </w:r>
    </w:p>
    <w:p w:rsidR="00EF1666" w:rsidRPr="006E6CF7" w:rsidRDefault="00EF1666" w:rsidP="00EF1666">
      <w:pPr>
        <w:autoSpaceDE w:val="0"/>
        <w:autoSpaceDN w:val="0"/>
        <w:adjustRightInd w:val="0"/>
        <w:spacing w:line="288" w:lineRule="auto"/>
        <w:jc w:val="left"/>
        <w:rPr>
          <w:rFonts w:ascii="宋体" w:eastAsia="宋体" w:hAnsi="宋体" w:cs="瀹嬩綋"/>
          <w:kern w:val="0"/>
          <w:sz w:val="24"/>
          <w:szCs w:val="24"/>
        </w:rPr>
      </w:pP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r>
      <w:r w:rsidRPr="006E6CF7">
        <w:rPr>
          <w:rFonts w:ascii="宋体" w:eastAsia="宋体" w:hAnsi="宋体" w:cs="瀹嬩綋"/>
          <w:kern w:val="0"/>
          <w:sz w:val="24"/>
          <w:szCs w:val="24"/>
        </w:rPr>
        <w:tab/>
        <w:t>}</w:t>
      </w:r>
    </w:p>
    <w:p w:rsidR="00EF1666" w:rsidRPr="006E6CF7" w:rsidRDefault="00EF1666" w:rsidP="00EF1666">
      <w:pPr>
        <w:autoSpaceDE w:val="0"/>
        <w:autoSpaceDN w:val="0"/>
        <w:adjustRightInd w:val="0"/>
        <w:spacing w:line="288" w:lineRule="auto"/>
        <w:jc w:val="left"/>
        <w:rPr>
          <w:rFonts w:ascii="宋体" w:eastAsia="宋体" w:hAnsi="宋体" w:cs="瀹嬩綋"/>
          <w:kern w:val="0"/>
          <w:sz w:val="24"/>
          <w:szCs w:val="24"/>
        </w:rPr>
      </w:pP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&lt;update id="updateByPrimaryKey" parameterType="com.pojo.Stuzuoye" &gt;</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update stuzuoye</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set stid = #{stid,jdbcType=INTEGER},</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fujian = #{fujian,jdbcType=VARCHAR},</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socre = #{socre,jdbcType=VARCHAR},</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createtime = #{createtime,jdbcType=TIMESTAMP},</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banji = #{banji,jdbcType=VARCHAR},</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kemu = #{kemu,jdbcType=VARCHAR},</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zyid = #{zyid,jdbcType=INTEGER},</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pic = #{pic,jdbcType=VARCHAR}</w:t>
      </w:r>
    </w:p>
    <w:p w:rsidR="00EF1666" w:rsidRPr="006E6CF7" w:rsidRDefault="00EF1666" w:rsidP="00EF1666">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where stuzyid = #{stuzyid,jdbcType=INTEGER}</w:t>
      </w:r>
    </w:p>
    <w:p w:rsidR="00EF1666" w:rsidRPr="006E6CF7" w:rsidRDefault="00EF1666" w:rsidP="00EF1666">
      <w:pPr>
        <w:autoSpaceDE w:val="0"/>
        <w:autoSpaceDN w:val="0"/>
        <w:adjustRightInd w:val="0"/>
        <w:spacing w:line="288" w:lineRule="auto"/>
        <w:jc w:val="left"/>
        <w:rPr>
          <w:rFonts w:ascii="宋体" w:eastAsia="宋体" w:hAnsi="宋体" w:cs="瀹嬩綋" w:hint="eastAsia"/>
          <w:kern w:val="0"/>
          <w:sz w:val="24"/>
          <w:szCs w:val="24"/>
        </w:rPr>
      </w:pPr>
      <w:r w:rsidRPr="006E6CF7">
        <w:rPr>
          <w:rFonts w:ascii="宋体" w:eastAsia="宋体" w:hAnsi="宋体" w:cs="瀹嬩綋"/>
          <w:kern w:val="0"/>
          <w:sz w:val="24"/>
          <w:szCs w:val="24"/>
        </w:rPr>
        <w:t xml:space="preserve">  &lt;/update&gt;</w:t>
      </w:r>
    </w:p>
    <w:p w:rsidR="00E36344" w:rsidRDefault="00E36344">
      <w:pPr>
        <w:widowControl/>
        <w:jc w:val="left"/>
        <w:rPr>
          <w:rFonts w:ascii="宋体" w:eastAsia="宋体" w:hAnsi="宋体" w:cs="瀹嬩綋"/>
          <w:kern w:val="0"/>
          <w:sz w:val="24"/>
          <w:szCs w:val="24"/>
        </w:rPr>
      </w:pPr>
    </w:p>
    <w:p w:rsidR="006E6CF7" w:rsidRDefault="006E6CF7">
      <w:pPr>
        <w:widowControl/>
        <w:jc w:val="left"/>
        <w:rPr>
          <w:rFonts w:ascii="宋体" w:eastAsia="宋体" w:hAnsi="宋体" w:cs="瀹嬩綋"/>
          <w:kern w:val="0"/>
          <w:sz w:val="24"/>
          <w:szCs w:val="24"/>
        </w:rPr>
      </w:pPr>
    </w:p>
    <w:p w:rsidR="006E6CF7" w:rsidRDefault="006E6CF7">
      <w:pPr>
        <w:widowControl/>
        <w:jc w:val="left"/>
        <w:rPr>
          <w:rFonts w:ascii="宋体" w:eastAsia="宋体" w:hAnsi="宋体" w:cs="瀹嬩綋" w:hint="eastAsia"/>
          <w:kern w:val="0"/>
          <w:sz w:val="24"/>
          <w:szCs w:val="24"/>
        </w:rPr>
      </w:pPr>
    </w:p>
    <w:p w:rsidR="006D0037" w:rsidRDefault="006D0037">
      <w:pPr>
        <w:widowControl/>
        <w:jc w:val="left"/>
        <w:rPr>
          <w:rFonts w:ascii="宋体" w:eastAsia="宋体" w:hAnsi="宋体" w:cs="瀹嬩綋"/>
          <w:kern w:val="0"/>
          <w:sz w:val="24"/>
          <w:szCs w:val="24"/>
        </w:rPr>
      </w:pPr>
      <w:r>
        <w:rPr>
          <w:rFonts w:ascii="宋体" w:eastAsia="宋体" w:hAnsi="宋体" w:cs="瀹嬩綋" w:hint="eastAsia"/>
          <w:kern w:val="0"/>
          <w:sz w:val="24"/>
          <w:szCs w:val="24"/>
        </w:rPr>
        <w:t>附录3：</w:t>
      </w: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function preview(oper) { </w:t>
      </w: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if (oper &lt; 10){ </w:t>
      </w: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bdhtml=window.document.body.innerHTML;//获取当前页的html代码 </w:t>
      </w: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sprnstr="&lt;!--startprint"+oper+"--&gt;";//设置打印开始区域 </w:t>
      </w: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eprnstr="&lt;!--endprint"+oper+"--&gt;";//设置打印结束区域 </w:t>
      </w: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prnhtml=bdhtml.substring(bdhtml.indexOf(sprnstr)+18); //从开始代码向后取html </w:t>
      </w:r>
    </w:p>
    <w:p w:rsidR="006D0037" w:rsidRPr="006E6CF7" w:rsidRDefault="006D0037" w:rsidP="006D0037">
      <w:pPr>
        <w:autoSpaceDE w:val="0"/>
        <w:autoSpaceDN w:val="0"/>
        <w:adjustRightInd w:val="0"/>
        <w:jc w:val="left"/>
        <w:rPr>
          <w:rFonts w:ascii="宋体" w:eastAsia="宋体" w:hAnsi="宋体" w:cs="瀹嬩綋"/>
          <w:kern w:val="0"/>
          <w:sz w:val="24"/>
          <w:szCs w:val="24"/>
        </w:rPr>
      </w:pP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prnhtml=prnhtml.substring(0,prnhtml.indexOf(eprnstr));//从结束代码向前取html </w:t>
      </w: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window.document.body.innerHTML=prnhtml; </w:t>
      </w: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window.print(); </w:t>
      </w: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window.document.body.innerHTML=bdhtml; </w:t>
      </w:r>
    </w:p>
    <w:p w:rsidR="006D0037" w:rsidRPr="006E6CF7" w:rsidRDefault="006D0037" w:rsidP="006D0037">
      <w:pPr>
        <w:autoSpaceDE w:val="0"/>
        <w:autoSpaceDN w:val="0"/>
        <w:adjustRightInd w:val="0"/>
        <w:jc w:val="left"/>
        <w:rPr>
          <w:rFonts w:ascii="宋体" w:eastAsia="宋体" w:hAnsi="宋体" w:cs="瀹嬩綋"/>
          <w:kern w:val="0"/>
          <w:sz w:val="24"/>
          <w:szCs w:val="24"/>
        </w:rPr>
      </w:pP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w:t>
      </w: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else{ </w:t>
      </w:r>
    </w:p>
    <w:p w:rsidR="006D0037" w:rsidRPr="006E6CF7" w:rsidRDefault="006D0037" w:rsidP="006D00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window.print(); </w:t>
      </w:r>
    </w:p>
    <w:p w:rsidR="006D0037" w:rsidRDefault="006D0037" w:rsidP="006D0037">
      <w:pPr>
        <w:widowControl/>
        <w:jc w:val="left"/>
        <w:rPr>
          <w:rFonts w:ascii="宋体" w:eastAsia="宋体" w:hAnsi="宋体" w:cs="瀹嬩綋" w:hint="eastAsia"/>
          <w:kern w:val="0"/>
          <w:sz w:val="24"/>
          <w:szCs w:val="24"/>
        </w:rPr>
      </w:pPr>
      <w:r w:rsidRPr="006E6CF7">
        <w:rPr>
          <w:rFonts w:ascii="宋体" w:eastAsia="宋体" w:hAnsi="宋体" w:cs="瀹嬩綋"/>
          <w:kern w:val="0"/>
          <w:sz w:val="24"/>
          <w:szCs w:val="24"/>
        </w:rPr>
        <w:t xml:space="preserve">  </w:t>
      </w:r>
      <w:r w:rsidRPr="006E6CF7">
        <w:rPr>
          <w:rFonts w:ascii="宋体" w:eastAsia="宋体" w:hAnsi="宋体" w:cs="瀹嬩綋"/>
          <w:kern w:val="0"/>
          <w:sz w:val="24"/>
          <w:szCs w:val="24"/>
        </w:rPr>
        <w:tab/>
        <w:t xml:space="preserve">  }</w:t>
      </w:r>
    </w:p>
    <w:p w:rsidR="002F0469" w:rsidRDefault="002F0469">
      <w:pPr>
        <w:widowControl/>
        <w:jc w:val="left"/>
        <w:rPr>
          <w:rFonts w:ascii="宋体" w:eastAsia="宋体" w:hAnsi="宋体" w:cs="瀹嬩綋"/>
          <w:kern w:val="0"/>
          <w:sz w:val="24"/>
          <w:szCs w:val="24"/>
        </w:rPr>
      </w:pPr>
    </w:p>
    <w:p w:rsidR="00EA0A37" w:rsidRDefault="00EA0A37">
      <w:pPr>
        <w:widowControl/>
        <w:jc w:val="left"/>
        <w:rPr>
          <w:rFonts w:ascii="宋体" w:eastAsia="宋体" w:hAnsi="宋体" w:cs="瀹嬩綋"/>
          <w:kern w:val="0"/>
          <w:sz w:val="24"/>
          <w:szCs w:val="24"/>
        </w:rPr>
      </w:pPr>
    </w:p>
    <w:p w:rsidR="006E6CF7" w:rsidRDefault="006E6CF7">
      <w:pPr>
        <w:widowControl/>
        <w:jc w:val="left"/>
        <w:rPr>
          <w:rFonts w:ascii="宋体" w:eastAsia="宋体" w:hAnsi="宋体" w:cs="瀹嬩綋" w:hint="eastAsia"/>
          <w:kern w:val="0"/>
          <w:sz w:val="24"/>
          <w:szCs w:val="24"/>
        </w:rPr>
      </w:pPr>
    </w:p>
    <w:p w:rsidR="00EA0A37" w:rsidRDefault="00EA0A37">
      <w:pPr>
        <w:widowControl/>
        <w:jc w:val="left"/>
        <w:rPr>
          <w:rFonts w:ascii="宋体" w:eastAsia="宋体" w:hAnsi="宋体" w:cs="瀹嬩綋"/>
          <w:kern w:val="0"/>
          <w:sz w:val="24"/>
          <w:szCs w:val="24"/>
        </w:rPr>
      </w:pPr>
      <w:r>
        <w:rPr>
          <w:rFonts w:ascii="宋体" w:eastAsia="宋体" w:hAnsi="宋体" w:cs="瀹嬩綋" w:hint="eastAsia"/>
          <w:kern w:val="0"/>
          <w:sz w:val="24"/>
          <w:szCs w:val="24"/>
        </w:rPr>
        <w:t>附录4：</w:t>
      </w:r>
    </w:p>
    <w:p w:rsidR="00EA0A37" w:rsidRDefault="00EA0A37">
      <w:pPr>
        <w:widowControl/>
        <w:jc w:val="left"/>
        <w:rPr>
          <w:rFonts w:ascii="宋体" w:eastAsia="宋体" w:hAnsi="宋体" w:cs="瀹嬩綋"/>
          <w:kern w:val="0"/>
          <w:sz w:val="24"/>
          <w:szCs w:val="24"/>
        </w:rPr>
      </w:pP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public class MailUtil {</w:t>
      </w:r>
    </w:p>
    <w:p w:rsidR="00EA0A37" w:rsidRPr="006E6CF7" w:rsidRDefault="00EA0A37" w:rsidP="00EA0A37">
      <w:pPr>
        <w:autoSpaceDE w:val="0"/>
        <w:autoSpaceDN w:val="0"/>
        <w:adjustRightInd w:val="0"/>
        <w:jc w:val="left"/>
        <w:rPr>
          <w:rFonts w:ascii="宋体" w:eastAsia="宋体" w:hAnsi="宋体" w:cs="瀹嬩綋"/>
          <w:kern w:val="0"/>
          <w:sz w:val="24"/>
          <w:szCs w:val="24"/>
        </w:rPr>
      </w:pP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lastRenderedPageBreak/>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SMTP服务器配置及邮件发送</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@throws Exception</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public void sendMail(MailConfig mc) throws Exception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try{</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连接邮件服务器的参数配置</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Properties props = new Properties();</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设置用户的认证方式</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props.setProperty("mail.smtp.auth", "true");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设置传输协议(JavaMail规范要求)</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props.setProperty("mail.transport.protocol","smtp");</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设置发件人的SMTP服务器地址</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props.setProperty("mail.smtp.host", "smtp.qq.com");</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设置SMTP服务器端口 一般填写：25</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props.setProperty("mail.smtp.port","25");</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创建定义整个应用程序所需的环境信息的 Session 对象</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Session session = Session.getInstance(props);</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设置调试信息在控制台打印出来</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session.setDebug(true);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创建邮件的实例对象</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Message msg = getMimeMessage(session,mc);</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根据session对象获取邮件传输对象Transport</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Transport transport = session.getTransport();</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设置发件人的账户名和密码</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if(mc.getSenderAccount()==null || mc.getSenderAccount().isEmpty()){</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throw new Exception("发件人账户为空");</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if(mc.getSenderPassword()==null || mc.getSenderPassword().isEmpty()){</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throw new Exception("发件人密码为空");</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transport.connect(mc.getSenderAccount(), mc.getSenderPassword());</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发送邮件，并发送到所有收件人地址，message.getAllRecipients() 获取到的是在创建邮件对象时添加的所有收件人, 抄送人, 密送人</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transport.sendMessage(msg,msg.getAllRecipients());</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关闭邮件连接</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transport.close();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}catch(Exception 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e.printStackTrace();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获取邮件的实例对象</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@param session</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@return MimeMessage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@throws MessagingException</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@throws AddressException</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private MimeMessage getMimeMessage(Session session,MailConfig mc) throws Exception{</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创建一封邮件的实例对象</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MimeMessage msg = new MimeMessage(session);</w:t>
      </w:r>
    </w:p>
    <w:p w:rsidR="00EA0A37" w:rsidRPr="006E6CF7" w:rsidRDefault="00EA0A37" w:rsidP="00EA0A37">
      <w:pPr>
        <w:autoSpaceDE w:val="0"/>
        <w:autoSpaceDN w:val="0"/>
        <w:adjustRightInd w:val="0"/>
        <w:jc w:val="left"/>
        <w:rPr>
          <w:rFonts w:ascii="宋体" w:eastAsia="宋体" w:hAnsi="宋体" w:cs="瀹嬩綋"/>
          <w:kern w:val="0"/>
          <w:sz w:val="24"/>
          <w:szCs w:val="24"/>
        </w:rPr>
      </w:pP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设置发件人地址</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if (mc.getSenderAddress()!=null &amp;&amp; !mc.getSenderAddress().isEmpty()){</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msg.setFrom(new InternetAddress(mc.getSenderAddress()));</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}else{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throw new Exception("发件人地址为空");</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设置收件人地址（可以增加多个收件人、抄送、密送），即下面这一行代码书写多行</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MimeMessage.RecipientType.TO:发送</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MimeMessage.RecipientType.CC：抄送</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MimeMessage.RecipientType.BCC：密送</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if (mc.getRecipientAddresses()!=null &amp;&amp; !mc.getRecipientAddresses().isEmpty()){</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InternetAddress[] recipients = new InternetAddress().parse(mc.getRecipientAddresses());</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msg.setRecipients(MimeMessage.RecipientType.TO, recipients);</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}else{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throw new Exception("收件人地址为空");</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if (mc.getCopyToAddresses()!=null &amp;&amp; !mc.getCopyToAddresses().isEmpty()){</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InternetAddress[] copyTos = new InternetAddress().parse(mc.getCopyToAddresses());</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msg.setRecipients(MimeMessage.RecipientType.CC,copyTos);</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设置邮件主题</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if (mc.getSubject()!=null &amp;&amp; !mc.getSubject().isEmpty()){</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msg.setSubject(mc.getSubject(),"UTF-8");</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lastRenderedPageBreak/>
        <w:t xml:space="preserve">        }else{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throw new Exception("邮件主题为空");</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//设置邮件正文</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设置（文本+图片）和 附件 的关系（合成一个大的混合"节点" / Multipart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MimeMultipart mm = new MimeMultipart();</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混合关系</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mm.setSubType("mixed");</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创建附件"节点"</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MimeBodyPart body = new MimeBodyPart();</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if (mc.getContent()!=null &amp;&amp; !mc.getContent().isEmpty()){</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body.setContent(mc.getContent(), "text/html;charset=UTF-8");</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}else{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throw new Exception("邮件内容为空");</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mm.addBodyPart(body);     // 如果有多个附件，可以创建多个多次添加</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if(mc.getAttachmentPaths()!=null &amp;&amp; mc.getAttachmentPaths().length&gt;0){</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for (String attachmentPath: mc.getAttachmentPaths())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创建附件"节点"</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MimeBodyPart attachment = new MimeBodyPart();</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读取本地文件</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DataHandler dh = new DataHandler(new FileDataSource(attachmentPath));</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将附件数据添加到"节点"</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attachment.setDataHandler(dh);</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设置附件的文件名（需要编码）</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attachment.setFileName(MimeUtility.encodeText(dh.getName()));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mm.addBodyPart(attachment);     // 如果有多个附件，可以创建多个多次添加</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设置整个邮件的关系（将最终的混合"节点"作为邮件的内容添加到邮件对象）</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msg.setContent(mm);</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 设置邮件的发送时间,默认立即发送</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msg.setSentDate(new Date());</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msg.saveChanges();</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return msg;</w:t>
      </w:r>
    </w:p>
    <w:p w:rsidR="00EA0A37" w:rsidRPr="006E6CF7" w:rsidRDefault="00EA0A37" w:rsidP="00EA0A37">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EA0A37" w:rsidRPr="006E6CF7" w:rsidRDefault="00EA0A37" w:rsidP="00EA0A37">
      <w:pPr>
        <w:widowControl/>
        <w:jc w:val="left"/>
        <w:rPr>
          <w:rFonts w:ascii="宋体" w:eastAsia="宋体" w:hAnsi="宋体" w:cs="瀹嬩綋"/>
          <w:kern w:val="0"/>
          <w:sz w:val="24"/>
          <w:szCs w:val="24"/>
        </w:rPr>
      </w:pPr>
      <w:r w:rsidRPr="006E6CF7">
        <w:rPr>
          <w:rFonts w:ascii="宋体" w:eastAsia="宋体" w:hAnsi="宋体" w:cs="瀹嬩綋"/>
          <w:kern w:val="0"/>
          <w:sz w:val="24"/>
          <w:szCs w:val="24"/>
        </w:rPr>
        <w:t>}</w:t>
      </w:r>
    </w:p>
    <w:p w:rsidR="00637F69" w:rsidRPr="006E6CF7" w:rsidRDefault="00637F69" w:rsidP="00EA0A37">
      <w:pPr>
        <w:widowControl/>
        <w:jc w:val="left"/>
        <w:rPr>
          <w:rFonts w:ascii="宋体" w:eastAsia="宋体" w:hAnsi="宋体" w:cs="瀹嬩綋"/>
          <w:kern w:val="0"/>
          <w:sz w:val="24"/>
          <w:szCs w:val="24"/>
        </w:rPr>
      </w:pPr>
    </w:p>
    <w:p w:rsidR="00637F69" w:rsidRPr="006E6CF7" w:rsidRDefault="00637F69" w:rsidP="00EA0A37">
      <w:pPr>
        <w:widowControl/>
        <w:jc w:val="left"/>
        <w:rPr>
          <w:rFonts w:ascii="宋体" w:eastAsia="宋体" w:hAnsi="宋体" w:cs="瀹嬩綋"/>
          <w:kern w:val="0"/>
          <w:sz w:val="24"/>
          <w:szCs w:val="24"/>
        </w:rPr>
      </w:pPr>
    </w:p>
    <w:p w:rsidR="00637F69" w:rsidRDefault="00637F69" w:rsidP="00EA0A37">
      <w:pPr>
        <w:widowControl/>
        <w:jc w:val="left"/>
        <w:rPr>
          <w:rFonts w:ascii="宋体" w:eastAsia="宋体" w:hAnsi="宋体" w:cs="瀹嬩綋"/>
          <w:kern w:val="0"/>
          <w:sz w:val="24"/>
          <w:szCs w:val="24"/>
        </w:rPr>
      </w:pPr>
    </w:p>
    <w:p w:rsidR="006E6CF7" w:rsidRPr="006E6CF7" w:rsidRDefault="006E6CF7" w:rsidP="00EA0A37">
      <w:pPr>
        <w:widowControl/>
        <w:jc w:val="left"/>
        <w:rPr>
          <w:rFonts w:ascii="宋体" w:eastAsia="宋体" w:hAnsi="宋体" w:cs="瀹嬩綋" w:hint="eastAsia"/>
          <w:kern w:val="0"/>
          <w:sz w:val="24"/>
          <w:szCs w:val="24"/>
        </w:rPr>
      </w:pPr>
    </w:p>
    <w:p w:rsidR="00637F69" w:rsidRPr="006E6CF7" w:rsidRDefault="00637F69" w:rsidP="00EA0A37">
      <w:pPr>
        <w:widowControl/>
        <w:jc w:val="left"/>
        <w:rPr>
          <w:rFonts w:ascii="宋体" w:eastAsia="宋体" w:hAnsi="宋体" w:cs="瀹嬩綋"/>
          <w:kern w:val="0"/>
          <w:sz w:val="24"/>
          <w:szCs w:val="24"/>
        </w:rPr>
      </w:pPr>
      <w:r w:rsidRPr="006E6CF7">
        <w:rPr>
          <w:rFonts w:ascii="宋体" w:eastAsia="宋体" w:hAnsi="宋体" w:cs="瀹嬩綋" w:hint="eastAsia"/>
          <w:kern w:val="0"/>
          <w:sz w:val="24"/>
          <w:szCs w:val="24"/>
        </w:rPr>
        <w:t>附录5：</w:t>
      </w:r>
    </w:p>
    <w:p w:rsidR="00637F69" w:rsidRPr="006E6CF7" w:rsidRDefault="00637F69" w:rsidP="00EA0A37">
      <w:pPr>
        <w:widowControl/>
        <w:jc w:val="left"/>
        <w:rPr>
          <w:rFonts w:ascii="宋体" w:eastAsia="宋体" w:hAnsi="宋体" w:cs="瀹嬩綋"/>
          <w:kern w:val="0"/>
          <w:sz w:val="24"/>
          <w:szCs w:val="24"/>
        </w:rPr>
      </w:pPr>
    </w:p>
    <w:p w:rsidR="00637F69" w:rsidRPr="006E6CF7" w:rsidRDefault="00637F69" w:rsidP="00637F69">
      <w:pPr>
        <w:autoSpaceDE w:val="0"/>
        <w:autoSpaceDN w:val="0"/>
        <w:adjustRightInd w:val="0"/>
        <w:jc w:val="left"/>
        <w:rPr>
          <w:rFonts w:ascii="宋体" w:eastAsia="宋体" w:hAnsi="宋体" w:cs="瀹嬩綋"/>
          <w:kern w:val="0"/>
          <w:sz w:val="24"/>
          <w:szCs w:val="24"/>
        </w:rPr>
      </w:pPr>
      <w:bookmarkStart w:id="52" w:name="_Toc514855762"/>
      <w:r w:rsidRPr="006E6CF7">
        <w:rPr>
          <w:rFonts w:ascii="宋体" w:eastAsia="宋体" w:hAnsi="宋体" w:cs="瀹嬩綋"/>
          <w:kern w:val="0"/>
          <w:sz w:val="24"/>
          <w:szCs w:val="24"/>
        </w:rPr>
        <w:t>&lt;!-- 分页部分开始 --&gt;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&lt;table width="95%" border="0" align="center" cellpadding="0" cellspacing="0"&gt;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&lt;tr&gt;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&lt;td height="6"&gt;&lt;img src="images/spacer.gif" width="1" height="1" /&gt;&lt;/td&gt;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&lt;/tr&gt;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&lt;tr&gt;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&lt;td height="33"&gt;&lt;table width="100%" border="0" align="center" cellpadding="0" cellspacing="0" class="right-font08"&gt;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&lt;tr&gt;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&lt;td width="50%"&gt;共 &lt;span class="right-text09"&gt;${pager.totalPage }&lt;/span&gt; 页 | 第 &lt;span class="right-text09"&gt;${pager.currentPage }&lt;/span&gt; 页&lt;/td&gt;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&lt;td width="49%" align="right"&gt;[&lt;a href="javascript:void(0)" onclick="fenye(1)" class="right-font08"&gt;首页&lt;/a&gt; | &lt;a href="javascript:void(0)" onclick="fenye(${pager.prePage})" class="right-font08"&gt;上一页&lt;/a&gt; | &lt;a href="javascript:void(0)" onclick="fenye(${pager.nextPage})" class="right-font08"&gt;下一页&lt;/a&gt; | &lt;a href="javascript:void(0)" onclick="fenye(${pager.totalPage})" class="right-font08"&gt;末页&lt;/a&gt;] 转至：&lt;/td&gt;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&lt;td width="1%"&gt;&lt;table width="20" border="0" cellspacing="0" cellpadding="0"&gt;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&lt;tr&gt;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&lt;td width="1%"&gt;&lt;input id="currentPage" name="currentPage" value="${pager.currentPage }" type="text" class="right-textfield03" size="1" /&gt;&lt;/td&gt;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&lt;td width="87%"&gt;&lt;input name="Submit23222" type="submit" class="right-button06" value=" " /&gt;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&lt;/td&gt;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&lt;/tr&gt;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&lt;/table&gt;&lt;/td&gt;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&lt;/tr&gt;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&lt;/table&gt;&lt;/td&gt;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&lt;/tr&gt;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&lt;/table&gt;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&lt;script&gt;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function  fenye(p){</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var pp= document.getElementById("currentPage");</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lastRenderedPageBreak/>
        <w:t xml:space="preserve">                        pp.value=p;</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if(pp.value&gt;0&amp;&amp;pp.value!=""&amp;&amp;pp.value&lt;=${pager.totalPage }){</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document.forms[0].submit();</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}else{</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alert("跳转页数不正确");</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pp.focus();</w:t>
      </w: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637F69" w:rsidRPr="006E6CF7" w:rsidRDefault="00637F69" w:rsidP="00637F69">
      <w:pPr>
        <w:autoSpaceDE w:val="0"/>
        <w:autoSpaceDN w:val="0"/>
        <w:adjustRightInd w:val="0"/>
        <w:jc w:val="left"/>
        <w:rPr>
          <w:rFonts w:ascii="宋体" w:eastAsia="宋体" w:hAnsi="宋体" w:cs="瀹嬩綋"/>
          <w:kern w:val="0"/>
          <w:sz w:val="24"/>
          <w:szCs w:val="24"/>
        </w:rPr>
      </w:pP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w:t>
      </w:r>
    </w:p>
    <w:p w:rsidR="00637F69" w:rsidRPr="006E6CF7" w:rsidRDefault="00637F69" w:rsidP="00637F69">
      <w:pPr>
        <w:autoSpaceDE w:val="0"/>
        <w:autoSpaceDN w:val="0"/>
        <w:adjustRightInd w:val="0"/>
        <w:jc w:val="left"/>
        <w:rPr>
          <w:rFonts w:ascii="宋体" w:eastAsia="宋体" w:hAnsi="宋体" w:cs="瀹嬩綋"/>
          <w:kern w:val="0"/>
          <w:sz w:val="24"/>
          <w:szCs w:val="24"/>
        </w:rPr>
      </w:pPr>
    </w:p>
    <w:p w:rsidR="00637F69" w:rsidRPr="006E6CF7" w:rsidRDefault="00637F69" w:rsidP="00637F69">
      <w:pPr>
        <w:autoSpaceDE w:val="0"/>
        <w:autoSpaceDN w:val="0"/>
        <w:adjustRightInd w:val="0"/>
        <w:jc w:val="left"/>
        <w:rPr>
          <w:rFonts w:ascii="宋体" w:eastAsia="宋体" w:hAnsi="宋体" w:cs="瀹嬩綋"/>
          <w:kern w:val="0"/>
          <w:sz w:val="24"/>
          <w:szCs w:val="24"/>
        </w:rPr>
      </w:pPr>
      <w:r w:rsidRPr="006E6CF7">
        <w:rPr>
          <w:rFonts w:ascii="宋体" w:eastAsia="宋体" w:hAnsi="宋体" w:cs="瀹嬩綋"/>
          <w:kern w:val="0"/>
          <w:sz w:val="24"/>
          <w:szCs w:val="24"/>
        </w:rPr>
        <w:t xml:space="preserve">                &lt;/script&gt;</w:t>
      </w:r>
    </w:p>
    <w:p w:rsidR="005A3FE9" w:rsidRPr="006E6CF7" w:rsidRDefault="00637F69" w:rsidP="006E6CF7">
      <w:pPr>
        <w:pStyle w:val="1"/>
        <w:spacing w:before="312" w:after="312"/>
        <w:ind w:left="840" w:firstLine="420"/>
        <w:jc w:val="both"/>
        <w:rPr>
          <w:rFonts w:ascii="宋体" w:eastAsia="宋体" w:hAnsi="宋体" w:cs="瀹嬩綋"/>
          <w:b w:val="0"/>
          <w:bCs w:val="0"/>
          <w:kern w:val="0"/>
          <w:sz w:val="24"/>
          <w:szCs w:val="24"/>
        </w:rPr>
      </w:pPr>
      <w:r w:rsidRPr="006E6CF7">
        <w:rPr>
          <w:rFonts w:ascii="宋体" w:eastAsia="宋体" w:hAnsi="宋体" w:cs="瀹嬩綋"/>
          <w:b w:val="0"/>
          <w:bCs w:val="0"/>
          <w:kern w:val="0"/>
          <w:sz w:val="24"/>
          <w:szCs w:val="24"/>
        </w:rPr>
        <w:t>&lt;!-- 分页部分结束 --&gt;</w:t>
      </w:r>
    </w:p>
    <w:p w:rsidR="005A3FE9" w:rsidRDefault="005A3FE9" w:rsidP="00637F69">
      <w:pPr>
        <w:pStyle w:val="1"/>
        <w:spacing w:before="312" w:after="312"/>
        <w:rPr>
          <w:rFonts w:ascii="Courier New" w:hAnsi="Courier New" w:cs="Courier New"/>
          <w:color w:val="3F5FBF"/>
          <w:kern w:val="0"/>
          <w:sz w:val="20"/>
          <w:szCs w:val="20"/>
        </w:rPr>
      </w:pPr>
    </w:p>
    <w:p w:rsidR="005A3FE9" w:rsidRDefault="005A3FE9" w:rsidP="00637F69">
      <w:pPr>
        <w:pStyle w:val="1"/>
        <w:spacing w:before="312" w:after="312"/>
        <w:rPr>
          <w:rFonts w:ascii="Courier New" w:hAnsi="Courier New" w:cs="Courier New"/>
          <w:color w:val="3F5FBF"/>
          <w:kern w:val="0"/>
          <w:sz w:val="20"/>
          <w:szCs w:val="20"/>
        </w:rPr>
      </w:pPr>
    </w:p>
    <w:p w:rsidR="00391507" w:rsidRPr="00927E70" w:rsidRDefault="00391507" w:rsidP="00927E70">
      <w:pPr>
        <w:pStyle w:val="1"/>
        <w:spacing w:before="312" w:after="312"/>
        <w:rPr>
          <w:rFonts w:hint="eastAsia"/>
          <w:kern w:val="0"/>
        </w:rPr>
      </w:pPr>
      <w:r w:rsidRPr="006D66DC">
        <w:rPr>
          <w:rFonts w:hint="eastAsia"/>
          <w:kern w:val="0"/>
        </w:rPr>
        <w:t>外</w:t>
      </w:r>
      <w:r w:rsidR="00CF168C">
        <w:rPr>
          <w:kern w:val="0"/>
        </w:rPr>
        <w:t xml:space="preserve"> </w:t>
      </w:r>
      <w:r w:rsidRPr="006D66DC">
        <w:rPr>
          <w:rFonts w:hint="eastAsia"/>
          <w:kern w:val="0"/>
        </w:rPr>
        <w:t>文</w:t>
      </w:r>
      <w:r w:rsidRPr="006D66DC">
        <w:rPr>
          <w:rFonts w:hint="eastAsia"/>
          <w:kern w:val="0"/>
        </w:rPr>
        <w:t xml:space="preserve"> </w:t>
      </w:r>
      <w:r w:rsidR="00C04DB4">
        <w:rPr>
          <w:rFonts w:hint="eastAsia"/>
          <w:kern w:val="0"/>
        </w:rPr>
        <w:t>资</w:t>
      </w:r>
      <w:r w:rsidR="00C04DB4">
        <w:rPr>
          <w:rFonts w:hint="eastAsia"/>
          <w:kern w:val="0"/>
        </w:rPr>
        <w:t xml:space="preserve"> </w:t>
      </w:r>
      <w:r w:rsidR="00C04DB4">
        <w:rPr>
          <w:rFonts w:hint="eastAsia"/>
          <w:kern w:val="0"/>
        </w:rPr>
        <w:t>料</w:t>
      </w:r>
      <w:bookmarkEnd w:id="52"/>
    </w:p>
    <w:p w:rsidR="00927E70" w:rsidRDefault="00927E70" w:rsidP="00927E70">
      <w:pPr>
        <w:autoSpaceDE w:val="0"/>
        <w:autoSpaceDN w:val="0"/>
        <w:adjustRightInd w:val="0"/>
        <w:spacing w:beforeLines="130" w:before="312" w:afterLines="130" w:after="312" w:line="288" w:lineRule="auto"/>
        <w:jc w:val="center"/>
        <w:rPr>
          <w:rFonts w:ascii="宋体" w:eastAsia="宋体" w:hAnsi="宋体" w:cs="瀹嬩綋" w:hint="eastAsia"/>
          <w:b/>
          <w:kern w:val="0"/>
          <w:sz w:val="24"/>
          <w:szCs w:val="24"/>
        </w:rPr>
      </w:pPr>
      <w:r w:rsidRPr="00D15F28">
        <w:rPr>
          <w:rFonts w:ascii="宋体" w:eastAsia="宋体" w:hAnsi="宋体" w:cs="瀹嬩綋"/>
          <w:b/>
          <w:kern w:val="0"/>
          <w:sz w:val="24"/>
          <w:szCs w:val="24"/>
        </w:rPr>
        <w:t>Model-Driven Development of Web Applications with UWA, MVC and JavaServer Faces</w:t>
      </w:r>
    </w:p>
    <w:p w:rsidR="00927E70" w:rsidRDefault="00927E70" w:rsidP="00927E70">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sidRPr="00927E70">
        <w:rPr>
          <w:rFonts w:ascii="Times New Roman" w:eastAsia="黑体" w:hAnsi="Times New Roman" w:cs="Times New Roman"/>
          <w:b/>
          <w:kern w:val="0"/>
          <w:sz w:val="24"/>
          <w:szCs w:val="24"/>
        </w:rPr>
        <w:t>Abstract</w:t>
      </w:r>
      <w:r w:rsidRPr="00D15F28">
        <w:rPr>
          <w:rFonts w:ascii="Times New Roman" w:eastAsia="黑体" w:hAnsi="Times New Roman" w:cs="Times New Roman"/>
          <w:kern w:val="0"/>
          <w:sz w:val="24"/>
          <w:szCs w:val="24"/>
        </w:rPr>
        <w:t>.</w:t>
      </w:r>
      <w:r>
        <w:rPr>
          <w:rFonts w:ascii="Times New Roman" w:eastAsia="黑体" w:hAnsi="Times New Roman" w:cs="Times New Roman"/>
          <w:kern w:val="0"/>
          <w:sz w:val="24"/>
          <w:szCs w:val="24"/>
        </w:rPr>
        <w:t xml:space="preserve">  </w:t>
      </w:r>
      <w:r w:rsidRPr="00D15F28">
        <w:rPr>
          <w:rFonts w:ascii="Times New Roman" w:eastAsia="黑体" w:hAnsi="Times New Roman" w:cs="Times New Roman"/>
          <w:kern w:val="0"/>
          <w:sz w:val="24"/>
          <w:szCs w:val="24"/>
        </w:rPr>
        <w:t>This paper presents a model-driven approach to the development of web applications based on the Ubiquitous Web Application (UWA) design framework, the Model-View-Controller (MVC) architectural pattern and the JavaServer Faces technology. The approach combines a complete and robust methodology for the user-centered conceptual design of web applications with the MVC metaphor, which improves separation of business logic and data presentation. The proposed approach, by carrying the advantages of ModelDriven Development (MDD) and user-centered design, produces Web applications which are of high quality from the user's point of view and easier to maintain and evolve. Keywords: Web Engineering, Model-Driven Development, Model Transformation, Model Driven Architecture, UWA, UML, MVC, JavaServer Faces.</w:t>
      </w:r>
    </w:p>
    <w:p w:rsidR="00A71058" w:rsidRPr="00927E70" w:rsidRDefault="00A71058" w:rsidP="00927E70">
      <w:pPr>
        <w:autoSpaceDE w:val="0"/>
        <w:autoSpaceDN w:val="0"/>
        <w:adjustRightInd w:val="0"/>
        <w:spacing w:beforeLines="130" w:before="312" w:afterLines="130" w:after="312" w:line="288" w:lineRule="auto"/>
        <w:rPr>
          <w:rFonts w:ascii="Times New Roman" w:eastAsia="黑体" w:hAnsi="Times New Roman" w:cs="Times New Roman" w:hint="eastAsia"/>
          <w:kern w:val="0"/>
          <w:sz w:val="24"/>
          <w:szCs w:val="24"/>
        </w:rPr>
      </w:pPr>
    </w:p>
    <w:p w:rsidR="00927E70" w:rsidRPr="00927E70" w:rsidRDefault="00927E70" w:rsidP="00927E70">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Pr>
          <w:rFonts w:ascii="Times New Roman" w:eastAsia="黑体" w:hAnsi="Times New Roman" w:cs="Times New Roman"/>
          <w:kern w:val="0"/>
          <w:sz w:val="24"/>
          <w:szCs w:val="24"/>
        </w:rPr>
        <w:t>1</w:t>
      </w:r>
      <w:r>
        <w:rPr>
          <w:rFonts w:ascii="Times New Roman" w:eastAsia="黑体" w:hAnsi="Times New Roman" w:cs="Times New Roman" w:hint="eastAsia"/>
          <w:kern w:val="0"/>
          <w:sz w:val="24"/>
          <w:szCs w:val="24"/>
        </w:rPr>
        <w:t>．</w:t>
      </w:r>
      <w:r w:rsidRPr="00927E70">
        <w:rPr>
          <w:rFonts w:ascii="Times New Roman" w:eastAsia="黑体" w:hAnsi="Times New Roman" w:cs="Times New Roman"/>
          <w:kern w:val="0"/>
          <w:sz w:val="24"/>
          <w:szCs w:val="24"/>
        </w:rPr>
        <w:t xml:space="preserve">Introduction </w:t>
      </w:r>
    </w:p>
    <w:p w:rsidR="00927E70" w:rsidRDefault="00927E70" w:rsidP="00927E70">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927E70">
        <w:rPr>
          <w:rFonts w:ascii="Times New Roman" w:eastAsia="黑体" w:hAnsi="Times New Roman" w:cs="Times New Roman"/>
          <w:kern w:val="0"/>
          <w:sz w:val="24"/>
          <w:szCs w:val="24"/>
        </w:rPr>
        <w:t xml:space="preserve">Web applications design methodologies available in the literature can be classified into those which focus on “what” the application is required to do (conceptual design in the problem domain) and those which focus on “how” the application can satisfy its requirements and implement the “what” (logical design in the domain of solutions). UWA [38], OOHDM [36], </w:t>
      </w:r>
      <w:r w:rsidRPr="00927E70">
        <w:rPr>
          <w:rFonts w:ascii="Times New Roman" w:eastAsia="黑体" w:hAnsi="Times New Roman" w:cs="Times New Roman"/>
          <w:kern w:val="0"/>
          <w:sz w:val="24"/>
          <w:szCs w:val="24"/>
        </w:rPr>
        <w:lastRenderedPageBreak/>
        <w:t>OOWS [32] and OO-H [9] pertain to the first category; Conallen’s proposal [13] belongs to the second one; UWE [19][22] and WebML [10][11][12] can be considered hybrid methodologies, as they cover both conceptual and logical design.  Conceptual design methodologies abstract from implementation details and offer an overall view of the system from the view point of the users. Conceptual modeling is the right starting point to implement complex systems. However, the big distance between the conceptual model of a web application and its implementation makes the use of conceptual design methodologies insufficient for the development of a web application. If intermediate design levels for translating conceptual specification into implementation design are not provided, then the implementation activities of a web application may proceed independently from conceptual design, which will thus be under-exploited or even a waste of effort.</w:t>
      </w:r>
    </w:p>
    <w:p w:rsidR="00927E70" w:rsidRDefault="00927E70" w:rsidP="00927E70">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927E70">
        <w:rPr>
          <w:rFonts w:ascii="Times New Roman" w:eastAsia="黑体" w:hAnsi="Times New Roman" w:cs="Times New Roman"/>
          <w:kern w:val="0"/>
          <w:sz w:val="24"/>
          <w:szCs w:val="24"/>
        </w:rPr>
        <w:t>The trend of well-known design methodologies to evolve towards Model-Driven Development (MDD) shows the need for integrated approaches that support the whole web application lifecycle. Methodologies that have recently moved in this direction include OO-H [3], OOWS [3], UWE [18][20] and OOHDM [35], discussed more in detail in the related work section. This paper presents a model-driven approach to developing web applications based on the Ubiquitous Web Application (UWA) conceptual design methodology and the Model-View-Controller architectural design pattern. Compared to others, the UWA design framework, with its methodology and models, is particularly suited for designing web applications which are intended to be ubiquitous (accessible by different user types in different usage contexts and with different goals) and usercentered. By combining the characteristics of UWA with the advantages of the MVC architecture and the MDD paradigm, the resulting approach is particularly suited for developing ubiquitous web applications in a user-centered perspective as well as for supporting their maintenance and evolution.</w:t>
      </w:r>
    </w:p>
    <w:p w:rsidR="00927E70" w:rsidRDefault="00927E70" w:rsidP="00927E70">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927E70">
        <w:rPr>
          <w:rFonts w:ascii="Times New Roman" w:eastAsia="黑体" w:hAnsi="Times New Roman" w:cs="Times New Roman"/>
          <w:kern w:val="0"/>
          <w:sz w:val="24"/>
          <w:szCs w:val="24"/>
        </w:rPr>
        <w:t>UWA models are made at the right abstraction level to be used with application stakeholders and, at same time, can be detailed enough (design in the small) to provide useful information to the application developers. The methodology is also supported by a number of tools for drawing up UWA models and generating application design documentation. Nevertheless, since UWA models are independent from implementation details, they do not specify aspects such as the architecture, the software components, nor the database that the developer should implement to realize the designed application. By creating an intermediate design model to represent the application being implemented and a set of heuristics to map the UWA conceptual models onto it, we lay the basis for a model-driven approach to developing UWA-based web applications.  The intermediate design model (referred to as the logical model in the following) is based on standard UML diagrams and adopts the Model-View-Controller (MVC) architectural design pattern [8].</w:t>
      </w:r>
    </w:p>
    <w:p w:rsidR="00927E70" w:rsidRDefault="00927E70" w:rsidP="00927E70">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927E70">
        <w:rPr>
          <w:rFonts w:ascii="Times New Roman" w:eastAsia="黑体" w:hAnsi="Times New Roman" w:cs="Times New Roman"/>
          <w:kern w:val="0"/>
          <w:sz w:val="24"/>
          <w:szCs w:val="24"/>
        </w:rPr>
        <w:t xml:space="preserve">The main contributions of the paper are:  1. The definition of a logical model that describes the application code to be developed and maps it to the application requirements; 2. The definition of a set of heuristics to translate UWA conceptual models to the new logical </w:t>
      </w:r>
      <w:r w:rsidRPr="00927E70">
        <w:rPr>
          <w:rFonts w:ascii="Times New Roman" w:eastAsia="黑体" w:hAnsi="Times New Roman" w:cs="Times New Roman"/>
          <w:kern w:val="0"/>
          <w:sz w:val="24"/>
          <w:szCs w:val="24"/>
        </w:rPr>
        <w:lastRenderedPageBreak/>
        <w:t>model; 3. The definition of an MDD approach based on UWA to support the entire web application lifecycle. The remainder of the paper is organized as follows. The next section discusses the background and motivations of the work. Section 3 presents the proposed UWA-based MDD approach and an example of its application. Related work is presented in Section 4 while Section 5 concludes the paper and provides an overview of future work</w:t>
      </w:r>
    </w:p>
    <w:p w:rsidR="00A71058" w:rsidRDefault="00A71058" w:rsidP="00927E70">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p>
    <w:p w:rsidR="00927E70" w:rsidRDefault="00927E70" w:rsidP="00927E70">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2 </w:t>
      </w:r>
      <w:r>
        <w:rPr>
          <w:rFonts w:ascii="Times New Roman" w:eastAsia="黑体" w:hAnsi="Times New Roman" w:cs="Times New Roman" w:hint="eastAsia"/>
          <w:kern w:val="0"/>
          <w:sz w:val="24"/>
          <w:szCs w:val="24"/>
        </w:rPr>
        <w:t>.</w:t>
      </w:r>
      <w:r w:rsidRPr="00927E70">
        <w:rPr>
          <w:rFonts w:ascii="Times New Roman" w:eastAsia="黑体" w:hAnsi="Times New Roman" w:cs="Times New Roman"/>
          <w:kern w:val="0"/>
          <w:sz w:val="24"/>
          <w:szCs w:val="24"/>
        </w:rPr>
        <w:t>Background and Motivations</w:t>
      </w:r>
    </w:p>
    <w:p w:rsidR="00927E70" w:rsidRDefault="00A71058" w:rsidP="00927E70">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2.1  </w:t>
      </w:r>
      <w:r w:rsidR="00927E70" w:rsidRPr="00927E70">
        <w:rPr>
          <w:rFonts w:ascii="Times New Roman" w:eastAsia="黑体" w:hAnsi="Times New Roman" w:cs="Times New Roman"/>
          <w:kern w:val="0"/>
          <w:sz w:val="24"/>
          <w:szCs w:val="24"/>
        </w:rPr>
        <w:t>A General Framework for the Development of Web Applications</w:t>
      </w:r>
    </w:p>
    <w:p w:rsidR="00927E70" w:rsidRDefault="00927E70" w:rsidP="00A71058">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927E70">
        <w:rPr>
          <w:rFonts w:ascii="Times New Roman" w:eastAsia="黑体" w:hAnsi="Times New Roman" w:cs="Times New Roman"/>
          <w:kern w:val="0"/>
          <w:sz w:val="24"/>
          <w:szCs w:val="24"/>
        </w:rPr>
        <w:t>Despite the differences between the various methodologies for engineering web applications found in the literature, a set of common concerns and development step</w:t>
      </w:r>
      <w:r w:rsidR="00A71058">
        <w:rPr>
          <w:rFonts w:ascii="Times New Roman" w:eastAsia="黑体" w:hAnsi="Times New Roman" w:cs="Times New Roman"/>
          <w:kern w:val="0"/>
          <w:sz w:val="24"/>
          <w:szCs w:val="24"/>
        </w:rPr>
        <w:t xml:space="preserve">s </w:t>
      </w:r>
      <w:r w:rsidRPr="00927E70">
        <w:rPr>
          <w:rFonts w:ascii="Times New Roman" w:eastAsia="黑体" w:hAnsi="Times New Roman" w:cs="Times New Roman"/>
          <w:kern w:val="0"/>
          <w:sz w:val="24"/>
          <w:szCs w:val="24"/>
        </w:rPr>
        <w:t xml:space="preserve">can be identified [37]. Fig. 1 graphically represents these common features. Basically any design methodology models web applications at three construction levels (content, navigation and presentation) and addresses a number of aspects spanning from structure to behavior. Aspects are orthogonal to all construction levels. Structure applies to content (how contents are structured) as well as to navigation (hypertext structures) and presentation (e.g., page organization). Similarly, behavior (e.g., business rules and user operations) can be associated with content, navigation and presentation.  </w:t>
      </w:r>
    </w:p>
    <w:p w:rsidR="00A71058" w:rsidRDefault="00A71058" w:rsidP="00A71058">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hint="eastAsia"/>
          <w:kern w:val="0"/>
          <w:sz w:val="24"/>
          <w:szCs w:val="24"/>
        </w:rPr>
      </w:pPr>
      <w:r w:rsidRPr="00A71058">
        <w:rPr>
          <w:rFonts w:ascii="Times New Roman" w:eastAsia="黑体" w:hAnsi="Times New Roman" w:cs="Times New Roman"/>
          <w:kern w:val="0"/>
          <w:sz w:val="24"/>
          <w:szCs w:val="24"/>
        </w:rPr>
        <w:t>As represented in Fig. 1, the development process starts with requirement specification and analysis and proceeds through a number of design steps to the implementation phase. Design steps include: 1. Conceptual design, focused on describing the problem domain and what the system is expected to do, independently of any technological detail. 2. Logical design, focused on the operation of the system while hiding implementation details specific to a particular platform.  3. Physical design, which adapts the logical model of the application to obtain detailed specifications for implementation with the chosen platform</w:t>
      </w:r>
    </w:p>
    <w:p w:rsidR="00A71058" w:rsidRDefault="00A71058" w:rsidP="00A71058">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2.2  </w:t>
      </w:r>
      <w:r w:rsidRPr="00A71058">
        <w:rPr>
          <w:rFonts w:ascii="Times New Roman" w:eastAsia="黑体" w:hAnsi="Times New Roman" w:cs="Times New Roman"/>
          <w:kern w:val="0"/>
          <w:sz w:val="24"/>
          <w:szCs w:val="24"/>
        </w:rPr>
        <w:t>Model-Driven Development</w:t>
      </w:r>
    </w:p>
    <w:p w:rsidR="00A71058" w:rsidRDefault="00A71058" w:rsidP="00A71058">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A71058">
        <w:rPr>
          <w:rFonts w:ascii="Times New Roman" w:eastAsia="黑体" w:hAnsi="Times New Roman" w:cs="Times New Roman"/>
          <w:kern w:val="0"/>
          <w:sz w:val="24"/>
          <w:szCs w:val="24"/>
        </w:rPr>
        <w:t xml:space="preserve">Though the use of design methodologies is not yet a common practice in the field of web engineering, it is known that a model-based approach provides a better alternative to the ad-hoc development of web applications and its inherent problems  The need for systematic approaches to be adopted when developing complex systems and for design prior to implementation is now widely accepted.  Model-Driven Development (MDD) [5] sees software development as a process whereby a high-level abstract model is successively translated into increasingly more detailed models, in such a way that eventually one of the models can be directly executed by some platform [3]. The MDD approach not only advocates the use of models (such as those resulting from the design steps described in the previous section) for the development of software, but also emphasizes the need for transformations in all phases </w:t>
      </w:r>
      <w:r w:rsidRPr="00A71058">
        <w:rPr>
          <w:rFonts w:ascii="Times New Roman" w:eastAsia="黑体" w:hAnsi="Times New Roman" w:cs="Times New Roman"/>
          <w:kern w:val="0"/>
          <w:sz w:val="24"/>
          <w:szCs w:val="24"/>
        </w:rPr>
        <w:lastRenderedPageBreak/>
        <w:t>of development, from system specification to implementation and testing [23]. Transformations from one model to the next create a chain which enables the automated implementation of a system starting from requirements.</w:t>
      </w:r>
    </w:p>
    <w:p w:rsidR="00A71058" w:rsidRDefault="00A71058" w:rsidP="00A71058">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A71058">
        <w:rPr>
          <w:rFonts w:ascii="Times New Roman" w:eastAsia="黑体" w:hAnsi="Times New Roman" w:cs="Times New Roman"/>
          <w:kern w:val="0"/>
          <w:sz w:val="24"/>
          <w:szCs w:val="24"/>
        </w:rPr>
        <w:t>The possibly most well-known initiative of MDD is the Model Driven Architecture (MDA) proposal [25] defined by the Object Management Group (OMG). The central idea of MDA is to separate platform-independent design from platform-specific implementation of applications, delaying the dependence on specific technologies for as long as possible. Therefore, MDA advocates the construction of platformindependent models (PIM) and the support of model transformations. The model that is directly executed by a platform (PSM) which satisfies all requirements, including non-functional ones, is also called “code”, and is usually the last model in the refinement chain. The development of web applications is a specific domain in which MDD can be successfully applied, due to the web-specific separation of concerns: content, navigation, presentation and customization.</w:t>
      </w:r>
    </w:p>
    <w:p w:rsidR="00A71058" w:rsidRDefault="00A71058" w:rsidP="00A71058">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hint="eastAsia"/>
          <w:kern w:val="0"/>
          <w:sz w:val="24"/>
          <w:szCs w:val="24"/>
        </w:rPr>
      </w:pPr>
    </w:p>
    <w:p w:rsidR="00A71058" w:rsidRDefault="00A71058" w:rsidP="00A71058">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2.3 </w:t>
      </w:r>
      <w:r w:rsidRPr="00A71058">
        <w:rPr>
          <w:rFonts w:ascii="Times New Roman" w:eastAsia="黑体" w:hAnsi="Times New Roman" w:cs="Times New Roman"/>
          <w:kern w:val="0"/>
          <w:sz w:val="24"/>
          <w:szCs w:val="24"/>
        </w:rPr>
        <w:t>UWA</w:t>
      </w:r>
    </w:p>
    <w:p w:rsidR="00F43280" w:rsidRDefault="00F43280" w:rsidP="00F43280">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F43280">
        <w:rPr>
          <w:rFonts w:ascii="Times New Roman" w:eastAsia="黑体" w:hAnsi="Times New Roman" w:cs="Times New Roman"/>
          <w:kern w:val="0"/>
          <w:sz w:val="24"/>
          <w:szCs w:val="24"/>
        </w:rPr>
        <w:t xml:space="preserve">The Ubiquitous Web Applications design framework (UWA) [38] provides a methodology and a set of models and tools for user-centered conceptual design of ubiquitous web applications. Mapping UWA models onto the general web application development framework depicted in Fig. 1, produces the diagram shown in Fig. 2. UWA covers the phases of requirement specification and analysis and conceptual design. Requirement elicitation is the activity devoted by UWA for the identification of the application’s stakeholders, their goals and, through a refinement process, the resulting requirements for the following design of the application. Requirements are classified into content, structure of content, access to content, presentation, and behavior (system and user operations). </w:t>
      </w:r>
    </w:p>
    <w:p w:rsidR="00F43280" w:rsidRDefault="00F43280" w:rsidP="00F43280">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hint="eastAsia"/>
          <w:kern w:val="0"/>
          <w:sz w:val="24"/>
          <w:szCs w:val="24"/>
        </w:rPr>
      </w:pPr>
      <w:r w:rsidRPr="00F43280">
        <w:rPr>
          <w:rFonts w:ascii="Times New Roman" w:eastAsia="黑体" w:hAnsi="Times New Roman" w:cs="Times New Roman"/>
          <w:kern w:val="0"/>
          <w:sz w:val="24"/>
          <w:szCs w:val="24"/>
        </w:rPr>
        <w:t>Following the requirement elicitation phase, the conceptual user-centered design of the application is developed. The UWA Information Model, Navigation Model and Publishing Model cover the three levels of design represented on the vertical axis in Fig. 1, respectively. Each of these models comprises the structure aspect (e.g., the Information Model gives information on the application content, their structure, the structures for accessing content, etc.). The behavior aspect is addressed by two models: the Transaction Model and the Operation Model, the former addressing the business process design and the latter the design of more elementary user functionalities.</w:t>
      </w:r>
    </w:p>
    <w:p w:rsidR="00AD254A" w:rsidRDefault="00F43280" w:rsidP="00F43280">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F43280">
        <w:rPr>
          <w:rFonts w:ascii="Times New Roman" w:eastAsia="黑体" w:hAnsi="Times New Roman" w:cs="Times New Roman"/>
          <w:kern w:val="0"/>
          <w:sz w:val="24"/>
          <w:szCs w:val="24"/>
        </w:rPr>
        <w:t xml:space="preserve">Finally, the UWA Customization Design activity, defines the customization rules that may apply to any of the UWA design models, thus providing the designed application with the ability to adapt to different usage contexts.  </w:t>
      </w:r>
    </w:p>
    <w:p w:rsidR="00F43280" w:rsidRDefault="00F43280" w:rsidP="00F43280">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F43280">
        <w:rPr>
          <w:rFonts w:ascii="Times New Roman" w:eastAsia="黑体" w:hAnsi="Times New Roman" w:cs="Times New Roman"/>
          <w:kern w:val="0"/>
          <w:sz w:val="24"/>
          <w:szCs w:val="24"/>
        </w:rPr>
        <w:lastRenderedPageBreak/>
        <w:t>The UWA methodology enables separation of design concerns by devoting a design activity and a resulting model to each of the levels and aspects which characterize data- and operation-intensive web applications [34][14]. User-centered design ability (the perspective in developing the different UWA models is that of the different user types of the application) and context awareness for the resulting applications makes UWA one of the most valuable conceptual design methodologies for web applications. The availability of a MOF-Complaint metamodel for UWA [4] makes it possible to specify the semantics associated with each modeling concept, the valid configurations and the constraints that apply. At same time, being the UWA metamodel MOF-compliant it is possible to create modeling tools that generate models that can be easily exchanged, imported in different design tools, rendered into different formats, transformed, and used to generate application code</w:t>
      </w:r>
    </w:p>
    <w:p w:rsidR="00AD254A" w:rsidRDefault="00AD254A" w:rsidP="00F43280">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p>
    <w:p w:rsidR="00AD254A" w:rsidRDefault="00AD254A" w:rsidP="00AD254A">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3 </w:t>
      </w:r>
      <w:r>
        <w:rPr>
          <w:rFonts w:ascii="Times New Roman" w:eastAsia="黑体" w:hAnsi="Times New Roman" w:cs="Times New Roman" w:hint="eastAsia"/>
          <w:kern w:val="0"/>
          <w:sz w:val="24"/>
          <w:szCs w:val="24"/>
        </w:rPr>
        <w:t>.</w:t>
      </w:r>
      <w:r w:rsidRPr="00AD254A">
        <w:rPr>
          <w:rFonts w:ascii="Times New Roman" w:eastAsia="黑体" w:hAnsi="Times New Roman" w:cs="Times New Roman"/>
          <w:kern w:val="0"/>
          <w:sz w:val="24"/>
          <w:szCs w:val="24"/>
        </w:rPr>
        <w:t>A UWA-Based MDD Approach</w:t>
      </w:r>
    </w:p>
    <w:p w:rsidR="00AD254A" w:rsidRDefault="00AD254A" w:rsidP="00AD254A">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p>
    <w:p w:rsidR="00AD254A" w:rsidRDefault="00AD254A" w:rsidP="00AD254A">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3.1  </w:t>
      </w:r>
      <w:r w:rsidRPr="00AD254A">
        <w:rPr>
          <w:rFonts w:ascii="Times New Roman" w:eastAsia="黑体" w:hAnsi="Times New Roman" w:cs="Times New Roman"/>
          <w:kern w:val="0"/>
          <w:sz w:val="24"/>
          <w:szCs w:val="24"/>
        </w:rPr>
        <w:t>Process Overview</w:t>
      </w:r>
    </w:p>
    <w:p w:rsidR="00AD254A" w:rsidRDefault="00AD254A" w:rsidP="00AD254A">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AD254A">
        <w:rPr>
          <w:rFonts w:ascii="Times New Roman" w:eastAsia="黑体" w:hAnsi="Times New Roman" w:cs="Times New Roman"/>
          <w:kern w:val="0"/>
          <w:sz w:val="24"/>
          <w:szCs w:val="24"/>
        </w:rPr>
        <w:t>The proposed UWA-based MDD approach to the development of web applications uses a series of models and successive model transformations to progressively refine</w:t>
      </w:r>
      <w:r>
        <w:rPr>
          <w:rFonts w:ascii="Times New Roman" w:eastAsia="黑体" w:hAnsi="Times New Roman" w:cs="Times New Roman"/>
          <w:kern w:val="0"/>
          <w:sz w:val="24"/>
          <w:szCs w:val="24"/>
        </w:rPr>
        <w:t xml:space="preserve"> </w:t>
      </w:r>
      <w:r w:rsidRPr="00AD254A">
        <w:rPr>
          <w:rFonts w:ascii="Times New Roman" w:eastAsia="黑体" w:hAnsi="Times New Roman" w:cs="Times New Roman"/>
          <w:kern w:val="0"/>
          <w:sz w:val="24"/>
          <w:szCs w:val="24"/>
        </w:rPr>
        <w:t>and enrich the application requirements so as to obtain the application source code. The different models are also the basis for updated project documentation, at different levels of abstraction</w:t>
      </w:r>
    </w:p>
    <w:p w:rsidR="00AD254A" w:rsidRDefault="00AD254A" w:rsidP="00AD254A">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AD254A">
        <w:rPr>
          <w:rFonts w:ascii="Times New Roman" w:eastAsia="黑体" w:hAnsi="Times New Roman" w:cs="Times New Roman"/>
          <w:kern w:val="0"/>
          <w:sz w:val="24"/>
          <w:szCs w:val="24"/>
        </w:rPr>
        <w:t>Fig. 3 depicts the overall development process and the generated models. The process begins with UWA Requirements Elicitation, to identify the stakeholders of the application and their goals, from which the application requirements are derived. Stakeholders, goals, sub-goals and requirements are represented by means of stereotyped UML use-case diagrams.</w:t>
      </w:r>
    </w:p>
    <w:p w:rsidR="00AD254A" w:rsidRDefault="00AD254A" w:rsidP="00AD254A">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AD254A">
        <w:rPr>
          <w:rFonts w:ascii="Times New Roman" w:eastAsia="黑体" w:hAnsi="Times New Roman" w:cs="Times New Roman"/>
          <w:kern w:val="0"/>
          <w:sz w:val="24"/>
          <w:szCs w:val="24"/>
        </w:rPr>
        <w:t>The conceptual design is carried out using the UWA methodology and the conceptual model of the application produced. This model includes the Information Model, the Transaction Model, the Navigation Model, the Operation Model, the Publishing Model and Customization Model.  The conceptual design phase is followed by logical design. The UWA conceptual models are transformed, by means of suitable translation rules, into a logical model that is closer to the specifics of implementation but still platform-independent. The adoption of standard UML diagrams and of the MVC architecture for the resulting application gives the name “UML-MVC” to our proposed logical model. The final phase of the MDD process consists of specializing the UML-MVC logical model to the specific platform chosen for implementation, obtaining a</w:t>
      </w:r>
      <w:r>
        <w:rPr>
          <w:rFonts w:ascii="Times New Roman" w:eastAsia="黑体" w:hAnsi="Times New Roman" w:cs="Times New Roman"/>
          <w:kern w:val="0"/>
          <w:sz w:val="24"/>
          <w:szCs w:val="24"/>
        </w:rPr>
        <w:t xml:space="preserve"> </w:t>
      </w:r>
      <w:r w:rsidRPr="00AD254A">
        <w:rPr>
          <w:rFonts w:ascii="Times New Roman" w:eastAsia="黑体" w:hAnsi="Times New Roman" w:cs="Times New Roman"/>
          <w:kern w:val="0"/>
          <w:sz w:val="24"/>
          <w:szCs w:val="24"/>
        </w:rPr>
        <w:t xml:space="preserve">platform-specific model. Any implementation of the MVC architectural design pattern is suitable as the destination platform for the UML-MVC logical model defined in the previous step. In particular, we detail the case of the JavaServer Faces (JSF) technology [15][17] </w:t>
      </w:r>
      <w:r w:rsidRPr="00AD254A">
        <w:rPr>
          <w:rFonts w:ascii="Times New Roman" w:eastAsia="黑体" w:hAnsi="Times New Roman" w:cs="Times New Roman"/>
          <w:kern w:val="0"/>
          <w:sz w:val="24"/>
          <w:szCs w:val="24"/>
        </w:rPr>
        <w:lastRenderedPageBreak/>
        <w:t>which is the technology we chose for experimenting our approach with an e-commerce web application.</w:t>
      </w:r>
    </w:p>
    <w:p w:rsidR="00AD254A" w:rsidRDefault="00AD254A" w:rsidP="00AD254A">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AD254A">
        <w:rPr>
          <w:rFonts w:ascii="Times New Roman" w:eastAsia="黑体" w:hAnsi="Times New Roman" w:cs="Times New Roman"/>
          <w:kern w:val="0"/>
          <w:sz w:val="24"/>
          <w:szCs w:val="24"/>
        </w:rPr>
        <w:t>As emphasized by Fig. 3, the proposed process, in addition to be model-driven, adheres to MDA. The UWA Requirement Elicitation model can, indeed, be considered a CIM as it focuses on functionalities required for the application. The UWA conceptual model and the UML-MVC logical model are PIMs, as they do not imply any specific technology to be used for the implementation. Finally the JSF model is a PSM as it is the specialization of the UML-MVC PIM for the JavaServer Faces technology. In the following of this section we describe the UML-MVC logical model, the transformation rules to obtain this model from the UWA conceptual models, and the guidelines that can be used to map the UML-MVC model onto the JavaServer Faces implementation framework</w:t>
      </w:r>
    </w:p>
    <w:p w:rsidR="00AD254A" w:rsidRDefault="00AD254A" w:rsidP="00AD254A">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p>
    <w:p w:rsidR="00AD254A" w:rsidRDefault="00AD254A" w:rsidP="00AD254A">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3.2  </w:t>
      </w:r>
      <w:r w:rsidRPr="00AD254A">
        <w:rPr>
          <w:rFonts w:ascii="Times New Roman" w:eastAsia="黑体" w:hAnsi="Times New Roman" w:cs="Times New Roman"/>
          <w:kern w:val="0"/>
          <w:sz w:val="24"/>
          <w:szCs w:val="24"/>
        </w:rPr>
        <w:t>The UML-MVC Logical Model</w:t>
      </w:r>
    </w:p>
    <w:p w:rsidR="00AD254A" w:rsidRDefault="00AD254A" w:rsidP="00AD254A">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AD254A">
        <w:rPr>
          <w:rFonts w:ascii="Times New Roman" w:eastAsia="黑体" w:hAnsi="Times New Roman" w:cs="Times New Roman"/>
          <w:kern w:val="0"/>
          <w:sz w:val="24"/>
          <w:szCs w:val="24"/>
        </w:rPr>
        <w:t>The logical model we elaborated consists of stereotyped standard UML diagrams and is intended to model the software components to be developed for each of the three layers of the MVC architecture [8] as well as the relationships among them. Specifically, the model is structured into the following UML diagrams:  1. Model Class Diagram (MCD): an UML class diagram modeling the classes that participate in the Model layer and implement the application business logic and data persistency. 2. View Class Diagram (VCD): an UML class diagram representing the client and server pages in the View layer. These pages have the responsibility of presenting data and content to the user and enabling user interaction with the system. This diagram also models:  a. Classes making part of the Controller layer; b. Associations between user interactions (e.g., the “Submit” of a form of a View page) and methods of classes of the Model that are in charge to serve them; c. Associations between attributes of classes of the View (which correspond to data provided/requested by the application) to methods of classes of the Model that manage them. d. Navigation links between pages of the View. 3. One or more UML Sequence Diagram describing the interactions between the various components of the system and their state transitions during the execution of complex user activities and web transactions. In addition, this diagram is used to describe the navigation steps between pages of the View that are associated with the different return values of the execution of the methods of Model classes</w:t>
      </w:r>
      <w:r>
        <w:rPr>
          <w:rFonts w:ascii="Times New Roman" w:eastAsia="黑体" w:hAnsi="Times New Roman" w:cs="Times New Roman"/>
          <w:kern w:val="0"/>
          <w:sz w:val="24"/>
          <w:szCs w:val="24"/>
        </w:rPr>
        <w:t>.</w:t>
      </w:r>
    </w:p>
    <w:p w:rsidR="00AD254A" w:rsidRDefault="00AD254A" w:rsidP="00AD254A">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AD254A">
        <w:rPr>
          <w:rFonts w:ascii="Times New Roman" w:eastAsia="黑体" w:hAnsi="Times New Roman" w:cs="Times New Roman"/>
          <w:kern w:val="0"/>
          <w:sz w:val="24"/>
          <w:szCs w:val="24"/>
        </w:rPr>
        <w:t>The resulting overall model is independent of the specific technologies chosen for the implementation of the application, thus it is a PIM in the MDA architecture, but it is already sufficiently detailed to guide the application's development team. The</w:t>
      </w:r>
      <w:r w:rsidRPr="00AD254A">
        <w:t xml:space="preserve"> </w:t>
      </w:r>
      <w:r w:rsidRPr="00AD254A">
        <w:rPr>
          <w:rFonts w:ascii="Times New Roman" w:eastAsia="黑体" w:hAnsi="Times New Roman" w:cs="Times New Roman"/>
          <w:kern w:val="0"/>
          <w:sz w:val="24"/>
          <w:szCs w:val="24"/>
        </w:rPr>
        <w:t>model can be used to create the application with any implementation technology based on the MVC pattern. On an experimental basis, we used the Java ServerFaces framework</w:t>
      </w:r>
      <w:r w:rsidR="00FC1F47">
        <w:rPr>
          <w:rFonts w:ascii="Times New Roman" w:eastAsia="黑体" w:hAnsi="Times New Roman" w:cs="Times New Roman"/>
          <w:kern w:val="0"/>
          <w:sz w:val="24"/>
          <w:szCs w:val="24"/>
        </w:rPr>
        <w:t>.</w:t>
      </w:r>
    </w:p>
    <w:p w:rsidR="00FC1F47" w:rsidRDefault="00FC1F47" w:rsidP="00AD254A">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p>
    <w:p w:rsidR="00FC1F47" w:rsidRDefault="00FC1F47" w:rsidP="00FC1F47">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3.3  </w:t>
      </w:r>
      <w:r w:rsidRPr="00FC1F47">
        <w:rPr>
          <w:rFonts w:ascii="Times New Roman" w:eastAsia="黑体" w:hAnsi="Times New Roman" w:cs="Times New Roman"/>
          <w:kern w:val="0"/>
          <w:sz w:val="24"/>
          <w:szCs w:val="24"/>
        </w:rPr>
        <w:t>Mapping UWA Conceptual Models onto UML-MVC Logical Model</w:t>
      </w:r>
    </w:p>
    <w:p w:rsidR="00FC1F47" w:rsidRDefault="00FC1F47" w:rsidP="00FC1F47">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FC1F47">
        <w:rPr>
          <w:rFonts w:ascii="Times New Roman" w:eastAsia="黑体" w:hAnsi="Times New Roman" w:cs="Times New Roman"/>
          <w:kern w:val="0"/>
          <w:sz w:val="24"/>
          <w:szCs w:val="24"/>
        </w:rPr>
        <w:t>The transformation of UWA conceptual models into UML-MVC logical models is accomplished by means of a set of mapping heuristics which create appropriate correspondences between the UWA models and modeling concepts, with the components of the MVC architecture and the elements of the logical model. Table 1 summarizes these heuristics: the first column lists the UWA conceptual models; the second lists the main modeling concepts included in each of the UWA models; the third column reports the layers of the MVC architecture onto which the considered UWA modeling concept is mapped; finally, the fourth column reports the specific elements of the logical model that originate from the UWA concept. Elements of the UML-MVC logical model we defined include: (i) Classes, Class Attributes and Class Methods of the MCD; (ii) Client and Server Page Classes of the VCD; (iii) Controller Classes mapping the user interactions with pages of the VCD onto methods of classes on the MCD; (iv) Associations between Classes of the MCD, (v) Associations</w:t>
      </w:r>
      <w:r>
        <w:rPr>
          <w:rFonts w:ascii="Times New Roman" w:eastAsia="黑体" w:hAnsi="Times New Roman" w:cs="Times New Roman"/>
          <w:kern w:val="0"/>
          <w:sz w:val="24"/>
          <w:szCs w:val="24"/>
        </w:rPr>
        <w:t xml:space="preserve"> </w:t>
      </w:r>
      <w:r w:rsidRPr="00FC1F47">
        <w:rPr>
          <w:rFonts w:ascii="Times New Roman" w:eastAsia="黑体" w:hAnsi="Times New Roman" w:cs="Times New Roman"/>
          <w:kern w:val="0"/>
          <w:sz w:val="24"/>
          <w:szCs w:val="24"/>
        </w:rPr>
        <w:t>between attributes of Classes of the VCD with methods of MCD classes; (vi) Navigation Links between Pages of the VCD; (vii) Sequence diagrams representing the workflow of a transaction and navigation rules to be implemented by the Controller.</w:t>
      </w:r>
    </w:p>
    <w:p w:rsidR="00FC1F47" w:rsidRDefault="00FC1F47" w:rsidP="00FC1F47">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FC1F47">
        <w:rPr>
          <w:rFonts w:ascii="Times New Roman" w:eastAsia="黑体" w:hAnsi="Times New Roman" w:cs="Times New Roman"/>
          <w:kern w:val="0"/>
          <w:sz w:val="24"/>
          <w:szCs w:val="24"/>
        </w:rPr>
        <w:t>Broadly speaking, the UWA Information and Transaction Models merge into the MCD, while the UWA Navigation and Publishing Models merge into the VCD. Associations between attributes and user interaction elements of the View pages with methods of Model classes originate from the Navigation Model and, indirectly, from the Transaction Model. In addition, from the UWA Transaction Model the UML Sequence Diagrams are also created.</w:t>
      </w:r>
    </w:p>
    <w:p w:rsidR="00FC1F47" w:rsidRDefault="00FC1F47" w:rsidP="00FC1F47">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p>
    <w:p w:rsidR="00FC1F47" w:rsidRDefault="00FC1F47" w:rsidP="00FC1F47">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3.4 </w:t>
      </w:r>
      <w:r w:rsidRPr="00FC1F47">
        <w:rPr>
          <w:rFonts w:ascii="Times New Roman" w:eastAsia="黑体" w:hAnsi="Times New Roman" w:cs="Times New Roman"/>
          <w:kern w:val="0"/>
          <w:sz w:val="24"/>
          <w:szCs w:val="24"/>
        </w:rPr>
        <w:t>Mapping UML-MVC Logical Model onto Jav</w:t>
      </w:r>
      <w:r>
        <w:rPr>
          <w:rFonts w:ascii="Times New Roman" w:eastAsia="黑体" w:hAnsi="Times New Roman" w:cs="Times New Roman"/>
          <w:kern w:val="0"/>
          <w:sz w:val="24"/>
          <w:szCs w:val="24"/>
        </w:rPr>
        <w:t xml:space="preserve">aServer Faces Platform </w:t>
      </w:r>
      <w:r w:rsidRPr="00FC1F47">
        <w:rPr>
          <w:rFonts w:ascii="Times New Roman" w:eastAsia="黑体" w:hAnsi="Times New Roman" w:cs="Times New Roman"/>
          <w:kern w:val="0"/>
          <w:sz w:val="24"/>
          <w:szCs w:val="24"/>
        </w:rPr>
        <w:t>Specific Model</w:t>
      </w:r>
    </w:p>
    <w:p w:rsidR="00FC1F47" w:rsidRDefault="00FC1F47" w:rsidP="00FC1F47">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FC1F47">
        <w:rPr>
          <w:rFonts w:ascii="Times New Roman" w:eastAsia="黑体" w:hAnsi="Times New Roman" w:cs="Times New Roman"/>
          <w:kern w:val="0"/>
          <w:sz w:val="24"/>
          <w:szCs w:val="24"/>
        </w:rPr>
        <w:t>The JSF technology is a Java implementation of the MVC architectural design pattern which simplifies the building of user interfaces for web applications by assembling reusable UI components in a page, connecting these components to an application data source; and wiring client-generated events to server-side event handlers [17].  As synthesized by bottom part of Fig. 3, the JSF architecture is a specialization of the MVC architecture in which the Model component is realized by means of Java business objects, the View component is made up of JavaServer Pages (JSP) in which custom tag libraries are used for expressing the JSF user interface components, and the Controller is implemented by a Servlet named FacesServlet.</w:t>
      </w:r>
    </w:p>
    <w:p w:rsidR="00FC1F47" w:rsidRDefault="00FC1F47" w:rsidP="00FC1F47">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r w:rsidRPr="00FC1F47">
        <w:rPr>
          <w:rFonts w:ascii="Times New Roman" w:eastAsia="黑体" w:hAnsi="Times New Roman" w:cs="Times New Roman"/>
          <w:kern w:val="0"/>
          <w:sz w:val="24"/>
          <w:szCs w:val="24"/>
        </w:rPr>
        <w:t xml:space="preserve">To map the UML-MVC logical models onto the JSF software components the following guidelines can be used:  1. Classes of the MCD are mapped onto Java Business Objects, such as JavaBeans (JB) or Enterprise JavaBeans (EJB). 2. Classes of the VCD are implemented by </w:t>
      </w:r>
      <w:r w:rsidRPr="00FC1F47">
        <w:rPr>
          <w:rFonts w:ascii="Times New Roman" w:eastAsia="黑体" w:hAnsi="Times New Roman" w:cs="Times New Roman"/>
          <w:kern w:val="0"/>
          <w:sz w:val="24"/>
          <w:szCs w:val="24"/>
        </w:rPr>
        <w:lastRenderedPageBreak/>
        <w:t>means of Java Server Pages including the JSF user interface components specified by means of the JSF tags. 3. Associations between pages of the VCD with methods of classes in the MCD are used to define associations between presentation JSF components included in the Java Server Pages and attributes and methods of the Java Business Objects. 4. Associations between Controller classes and classes of the MCD in the VCD, together with information derived from the Sequence Diagrams on navigation rules associated with the different return values of the execution of a method of a Model class are used to define the “faces-config.xml” configuration file for the FacesServlet Controller.</w:t>
      </w:r>
    </w:p>
    <w:p w:rsidR="00FC1F47" w:rsidRDefault="00FC1F47" w:rsidP="00FC1F47">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kern w:val="0"/>
          <w:sz w:val="24"/>
          <w:szCs w:val="24"/>
        </w:rPr>
      </w:pPr>
    </w:p>
    <w:p w:rsidR="00FC1F47" w:rsidRDefault="00FC1F47" w:rsidP="00FC1F47">
      <w:pPr>
        <w:autoSpaceDE w:val="0"/>
        <w:autoSpaceDN w:val="0"/>
        <w:adjustRightInd w:val="0"/>
        <w:spacing w:beforeLines="130" w:before="312" w:afterLines="130" w:after="312" w:line="288" w:lineRule="auto"/>
        <w:rPr>
          <w:rFonts w:ascii="Times New Roman" w:eastAsia="黑体" w:hAnsi="Times New Roman" w:cs="Times New Roman"/>
          <w:kern w:val="0"/>
          <w:sz w:val="24"/>
          <w:szCs w:val="24"/>
        </w:rPr>
      </w:pPr>
      <w:r>
        <w:rPr>
          <w:rFonts w:ascii="Times New Roman" w:eastAsia="黑体" w:hAnsi="Times New Roman" w:cs="Times New Roman"/>
          <w:kern w:val="0"/>
          <w:sz w:val="24"/>
          <w:szCs w:val="24"/>
        </w:rPr>
        <w:t xml:space="preserve">3.5 </w:t>
      </w:r>
      <w:r w:rsidRPr="00FC1F47">
        <w:rPr>
          <w:rFonts w:ascii="Times New Roman" w:eastAsia="黑体" w:hAnsi="Times New Roman" w:cs="Times New Roman"/>
          <w:kern w:val="0"/>
          <w:sz w:val="24"/>
          <w:szCs w:val="24"/>
        </w:rPr>
        <w:t>Costs/Benefits of the Approach</w:t>
      </w:r>
    </w:p>
    <w:p w:rsidR="00FC1F47" w:rsidRPr="00927E70" w:rsidRDefault="00FC1F47" w:rsidP="00FC1F47">
      <w:pPr>
        <w:autoSpaceDE w:val="0"/>
        <w:autoSpaceDN w:val="0"/>
        <w:adjustRightInd w:val="0"/>
        <w:spacing w:beforeLines="130" w:before="312" w:afterLines="130" w:after="312" w:line="288" w:lineRule="auto"/>
        <w:ind w:firstLineChars="200" w:firstLine="480"/>
        <w:rPr>
          <w:rFonts w:ascii="Times New Roman" w:eastAsia="黑体" w:hAnsi="Times New Roman" w:cs="Times New Roman" w:hint="eastAsia"/>
          <w:kern w:val="0"/>
          <w:sz w:val="24"/>
          <w:szCs w:val="24"/>
        </w:rPr>
        <w:sectPr w:rsidR="00FC1F47" w:rsidRPr="00927E70" w:rsidSect="0075738C">
          <w:headerReference w:type="default" r:id="rId49"/>
          <w:footerReference w:type="default" r:id="rId50"/>
          <w:pgSz w:w="11906" w:h="16838" w:code="9"/>
          <w:pgMar w:top="1418" w:right="1418" w:bottom="1418" w:left="1418" w:header="851" w:footer="850" w:gutter="0"/>
          <w:cols w:space="425"/>
          <w:docGrid w:linePitch="312"/>
        </w:sectPr>
      </w:pPr>
      <w:r w:rsidRPr="00FC1F47">
        <w:rPr>
          <w:rFonts w:ascii="Times New Roman" w:eastAsia="黑体" w:hAnsi="Times New Roman" w:cs="Times New Roman"/>
          <w:kern w:val="0"/>
          <w:sz w:val="24"/>
          <w:szCs w:val="24"/>
        </w:rPr>
        <w:t>The introduction of an additional design phase in the development process of a web application cause the process to lengthen and complicate, and more effort to be required if supporting tools towards MDD are not provided.  On the other hand, no matter of if tools for the automatic transformation of conceptual models into logical models are available, providing developers with models which are closer to the implementation simplifies implementation choices, reduces coding time and helps in producing higher quality software. In fact, having a model which from one hand is directly linked to the conceptual model and from the other is very close to the implementation details helps the development of applications which exhibit: • greater internal consistency, as they fully satisfy the requirements of conceptual design; • greater usability, as they are more able to satisfy the expectations of the users; • greater maintainability, as design and requirements, since the impact on the code of any changes to the model (or indeed the impact on the model of any changes to the code) can be traced.  The proposed approach, by defining the UML-MVC logical model, makes it possible to establish a correspondence between the UWA conceptual design of a web application and its implementation. Maintenance and evolution operations become easier, requirements traceability is made possible as well as alignment between software and documentation during the entire application lifecycle.</w:t>
      </w:r>
    </w:p>
    <w:p w:rsidR="006D66DC" w:rsidRDefault="006D66DC" w:rsidP="00C04DB4">
      <w:pPr>
        <w:pStyle w:val="1"/>
        <w:spacing w:before="312" w:after="312"/>
        <w:rPr>
          <w:kern w:val="0"/>
        </w:rPr>
      </w:pPr>
      <w:bookmarkStart w:id="53" w:name="_Toc514855763"/>
      <w:r w:rsidRPr="00C04DB4">
        <w:rPr>
          <w:rFonts w:hint="eastAsia"/>
          <w:kern w:val="0"/>
        </w:rPr>
        <w:lastRenderedPageBreak/>
        <w:t>外</w:t>
      </w:r>
      <w:r w:rsidRPr="00C04DB4">
        <w:rPr>
          <w:rFonts w:hint="eastAsia"/>
          <w:kern w:val="0"/>
        </w:rPr>
        <w:t xml:space="preserve"> </w:t>
      </w:r>
      <w:r w:rsidRPr="00C04DB4">
        <w:rPr>
          <w:rFonts w:hint="eastAsia"/>
          <w:kern w:val="0"/>
        </w:rPr>
        <w:t>文</w:t>
      </w:r>
      <w:r w:rsidRPr="00C04DB4">
        <w:rPr>
          <w:rFonts w:hint="eastAsia"/>
          <w:kern w:val="0"/>
        </w:rPr>
        <w:t xml:space="preserve"> </w:t>
      </w:r>
      <w:r w:rsidRPr="00C04DB4">
        <w:rPr>
          <w:rFonts w:hint="eastAsia"/>
          <w:kern w:val="0"/>
        </w:rPr>
        <w:t>译</w:t>
      </w:r>
      <w:r w:rsidRPr="00C04DB4">
        <w:rPr>
          <w:rFonts w:hint="eastAsia"/>
          <w:kern w:val="0"/>
        </w:rPr>
        <w:t xml:space="preserve"> </w:t>
      </w:r>
      <w:r w:rsidRPr="00C04DB4">
        <w:rPr>
          <w:rFonts w:hint="eastAsia"/>
          <w:kern w:val="0"/>
        </w:rPr>
        <w:t>文</w:t>
      </w:r>
      <w:bookmarkEnd w:id="53"/>
    </w:p>
    <w:p w:rsidR="00E9519F" w:rsidRDefault="00E9519F" w:rsidP="00E9519F">
      <w:pPr>
        <w:jc w:val="center"/>
        <w:rPr>
          <w:rFonts w:asciiTheme="minorEastAsia" w:hAnsiTheme="minorEastAsia"/>
          <w:b/>
          <w:sz w:val="24"/>
          <w:szCs w:val="24"/>
        </w:rPr>
      </w:pPr>
      <w:r w:rsidRPr="00E9519F">
        <w:rPr>
          <w:rFonts w:asciiTheme="minorEastAsia" w:hAnsiTheme="minorEastAsia" w:hint="eastAsia"/>
          <w:b/>
          <w:sz w:val="24"/>
          <w:szCs w:val="24"/>
        </w:rPr>
        <w:t>基于UWA、MVC和JavaServer的Web应用模型驱动开发</w:t>
      </w:r>
    </w:p>
    <w:p w:rsidR="00E9519F" w:rsidRPr="00E9519F" w:rsidRDefault="00E9519F" w:rsidP="00E9519F">
      <w:pPr>
        <w:jc w:val="center"/>
        <w:rPr>
          <w:rFonts w:asciiTheme="minorEastAsia" w:hAnsiTheme="minorEastAsia" w:hint="eastAsia"/>
          <w:b/>
          <w:sz w:val="24"/>
          <w:szCs w:val="24"/>
        </w:rPr>
      </w:pPr>
    </w:p>
    <w:p w:rsidR="00352711" w:rsidRDefault="00FC1F47" w:rsidP="00352711">
      <w:pPr>
        <w:autoSpaceDE w:val="0"/>
        <w:autoSpaceDN w:val="0"/>
        <w:adjustRightInd w:val="0"/>
        <w:spacing w:line="288" w:lineRule="auto"/>
        <w:rPr>
          <w:rFonts w:ascii="宋体" w:eastAsia="宋体" w:hAnsi="宋体" w:cs="瀹嬩綋"/>
          <w:kern w:val="0"/>
          <w:sz w:val="24"/>
          <w:szCs w:val="24"/>
        </w:rPr>
      </w:pPr>
      <w:r w:rsidRPr="005E671B">
        <w:rPr>
          <w:rFonts w:ascii="宋体" w:eastAsia="宋体" w:hAnsi="宋体" w:cs="瀹嬩綋" w:hint="eastAsia"/>
          <w:b/>
          <w:kern w:val="0"/>
          <w:sz w:val="24"/>
          <w:szCs w:val="24"/>
        </w:rPr>
        <w:t>摘要</w:t>
      </w:r>
      <w:r>
        <w:rPr>
          <w:rFonts w:ascii="宋体" w:eastAsia="宋体" w:hAnsi="宋体" w:cs="瀹嬩綋" w:hint="eastAsia"/>
          <w:kern w:val="0"/>
          <w:sz w:val="24"/>
          <w:szCs w:val="24"/>
        </w:rPr>
        <w:t xml:space="preserve"> </w:t>
      </w:r>
      <w:r w:rsidRPr="005E671B">
        <w:rPr>
          <w:rFonts w:ascii="宋体" w:eastAsia="宋体" w:hAnsi="宋体" w:cs="瀹嬩綋" w:hint="eastAsia"/>
          <w:kern w:val="0"/>
          <w:sz w:val="24"/>
          <w:szCs w:val="24"/>
        </w:rPr>
        <w:t>基于</w:t>
      </w:r>
      <w:r w:rsidR="005A53FF">
        <w:rPr>
          <w:rFonts w:ascii="宋体" w:eastAsia="宋体" w:hAnsi="宋体" w:cs="瀹嬩綋" w:hint="eastAsia"/>
          <w:kern w:val="0"/>
          <w:sz w:val="24"/>
          <w:szCs w:val="24"/>
        </w:rPr>
        <w:t>广泛存在的</w:t>
      </w:r>
      <w:r w:rsidR="005A53FF">
        <w:rPr>
          <w:rFonts w:ascii="宋体" w:eastAsia="宋体" w:hAnsi="宋体" w:cs="瀹嬩綋" w:hint="eastAsia"/>
          <w:kern w:val="0"/>
          <w:sz w:val="24"/>
          <w:szCs w:val="24"/>
        </w:rPr>
        <w:t>存在的</w:t>
      </w:r>
      <w:r w:rsidRPr="005E671B">
        <w:rPr>
          <w:rFonts w:ascii="宋体" w:eastAsia="宋体" w:hAnsi="宋体" w:cs="瀹嬩綋" w:hint="eastAsia"/>
          <w:kern w:val="0"/>
          <w:sz w:val="24"/>
          <w:szCs w:val="24"/>
        </w:rPr>
        <w:t>web应用（UWA）设计框架、模型-视图-控制器（MVC）体系结构模式和JavaServer-Faces技术，提出了一种基于模型驱动的web应用开发方法。该方法将以用户为中心的web应用概念设计的完整和健壮的方法与MVC</w:t>
      </w:r>
      <w:r w:rsidR="005A53FF">
        <w:rPr>
          <w:rFonts w:ascii="宋体" w:eastAsia="宋体" w:hAnsi="宋体" w:cs="瀹嬩綋" w:hint="eastAsia"/>
          <w:kern w:val="0"/>
          <w:sz w:val="24"/>
          <w:szCs w:val="24"/>
        </w:rPr>
        <w:t>内核</w:t>
      </w:r>
      <w:r w:rsidRPr="005E671B">
        <w:rPr>
          <w:rFonts w:ascii="宋体" w:eastAsia="宋体" w:hAnsi="宋体" w:cs="瀹嬩綋" w:hint="eastAsia"/>
          <w:kern w:val="0"/>
          <w:sz w:val="24"/>
          <w:szCs w:val="24"/>
        </w:rPr>
        <w:t>结合起来</w:t>
      </w:r>
      <w:r w:rsidR="005A53FF">
        <w:rPr>
          <w:rFonts w:ascii="宋体" w:eastAsia="宋体" w:hAnsi="宋体" w:cs="瀹嬩綋" w:hint="eastAsia"/>
          <w:kern w:val="0"/>
          <w:sz w:val="24"/>
          <w:szCs w:val="24"/>
        </w:rPr>
        <w:t>，改进了业务逻辑和数据表示的提交</w:t>
      </w:r>
      <w:r w:rsidRPr="005E671B">
        <w:rPr>
          <w:rFonts w:ascii="宋体" w:eastAsia="宋体" w:hAnsi="宋体" w:cs="瀹嬩綋" w:hint="eastAsia"/>
          <w:kern w:val="0"/>
          <w:sz w:val="24"/>
          <w:szCs w:val="24"/>
        </w:rPr>
        <w:t>。该方法充分利用了模型驱动开发（MDD）和以用户为中心设计的优点，从用户的角度出发，生成了高质量、易于维护和发展的Web应用程序。</w:t>
      </w:r>
    </w:p>
    <w:p w:rsidR="00352711" w:rsidRDefault="00352711" w:rsidP="00FC1F47">
      <w:pPr>
        <w:autoSpaceDE w:val="0"/>
        <w:autoSpaceDN w:val="0"/>
        <w:adjustRightInd w:val="0"/>
        <w:spacing w:line="288" w:lineRule="auto"/>
        <w:ind w:firstLineChars="200" w:firstLine="480"/>
        <w:rPr>
          <w:rFonts w:ascii="宋体" w:eastAsia="宋体" w:hAnsi="宋体" w:cs="瀹嬩綋" w:hint="eastAsia"/>
          <w:kern w:val="0"/>
          <w:sz w:val="24"/>
          <w:szCs w:val="24"/>
        </w:rPr>
      </w:pPr>
    </w:p>
    <w:p w:rsidR="00FC1F47" w:rsidRDefault="00FC1F47" w:rsidP="00352711">
      <w:pPr>
        <w:autoSpaceDE w:val="0"/>
        <w:autoSpaceDN w:val="0"/>
        <w:adjustRightInd w:val="0"/>
        <w:spacing w:line="288" w:lineRule="auto"/>
        <w:rPr>
          <w:rFonts w:ascii="宋体" w:eastAsia="宋体" w:hAnsi="宋体" w:cs="瀹嬩綋"/>
          <w:kern w:val="0"/>
          <w:sz w:val="24"/>
          <w:szCs w:val="24"/>
        </w:rPr>
      </w:pPr>
      <w:r w:rsidRPr="00352711">
        <w:rPr>
          <w:rFonts w:ascii="宋体" w:eastAsia="宋体" w:hAnsi="宋体" w:cs="瀹嬩綋" w:hint="eastAsia"/>
          <w:b/>
          <w:kern w:val="0"/>
          <w:sz w:val="24"/>
          <w:szCs w:val="24"/>
        </w:rPr>
        <w:t>关键词</w:t>
      </w:r>
      <w:r w:rsidR="00352711">
        <w:rPr>
          <w:rFonts w:ascii="宋体" w:eastAsia="宋体" w:hAnsi="宋体" w:cs="瀹嬩綋" w:hint="eastAsia"/>
          <w:kern w:val="0"/>
          <w:sz w:val="24"/>
          <w:szCs w:val="24"/>
        </w:rPr>
        <w:t xml:space="preserve"> </w:t>
      </w:r>
      <w:r w:rsidRPr="005E671B">
        <w:rPr>
          <w:rFonts w:ascii="宋体" w:eastAsia="宋体" w:hAnsi="宋体" w:cs="瀹嬩綋" w:hint="eastAsia"/>
          <w:kern w:val="0"/>
          <w:sz w:val="24"/>
          <w:szCs w:val="24"/>
        </w:rPr>
        <w:t>Web工程，模型驱动开发，模型转换，模型驱动架构，UWA，UML，MVC，JavaServer Faces。</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p>
    <w:p w:rsidR="00FC1F47" w:rsidRPr="005E671B" w:rsidRDefault="00FC1F47" w:rsidP="00FC1F47">
      <w:pPr>
        <w:autoSpaceDE w:val="0"/>
        <w:autoSpaceDN w:val="0"/>
        <w:adjustRightInd w:val="0"/>
        <w:spacing w:line="288" w:lineRule="auto"/>
        <w:rPr>
          <w:rFonts w:ascii="宋体" w:eastAsia="宋体" w:hAnsi="宋体" w:cs="瀹嬩綋" w:hint="eastAsia"/>
          <w:kern w:val="0"/>
          <w:sz w:val="24"/>
          <w:szCs w:val="24"/>
        </w:rPr>
      </w:pPr>
      <w:r w:rsidRPr="005E671B">
        <w:rPr>
          <w:rFonts w:ascii="宋体" w:eastAsia="宋体" w:hAnsi="宋体" w:cs="瀹嬩綋" w:hint="eastAsia"/>
          <w:kern w:val="0"/>
          <w:sz w:val="24"/>
          <w:szCs w:val="24"/>
        </w:rPr>
        <w:t>1</w:t>
      </w:r>
      <w:r>
        <w:rPr>
          <w:rFonts w:ascii="宋体" w:eastAsia="宋体" w:hAnsi="宋体" w:cs="瀹嬩綋" w:hint="eastAsia"/>
          <w:kern w:val="0"/>
          <w:sz w:val="24"/>
          <w:szCs w:val="24"/>
        </w:rPr>
        <w:t>．</w:t>
      </w:r>
      <w:r w:rsidRPr="005E671B">
        <w:rPr>
          <w:rFonts w:ascii="宋体" w:eastAsia="宋体" w:hAnsi="宋体" w:cs="瀹嬩綋" w:hint="eastAsia"/>
          <w:kern w:val="0"/>
          <w:sz w:val="24"/>
          <w:szCs w:val="24"/>
        </w:rPr>
        <w:t>简介</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5E671B">
        <w:rPr>
          <w:rFonts w:ascii="宋体" w:eastAsia="宋体" w:hAnsi="宋体" w:cs="瀹嬩綋" w:hint="eastAsia"/>
          <w:kern w:val="0"/>
          <w:sz w:val="24"/>
          <w:szCs w:val="24"/>
        </w:rPr>
        <w:t>文献中的Web应用程序设计方法可以分为关注应用程序需要做什么的方法（问题领域的概念设计）和关注应用程序如何满足其需求并实现什么的方法（问题领域的逻辑设计）解决方案）。UWA</w:t>
      </w:r>
      <w:r w:rsidR="00320381">
        <w:rPr>
          <w:rFonts w:ascii="宋体" w:eastAsia="宋体" w:hAnsi="宋体" w:cs="瀹嬩綋"/>
          <w:kern w:val="0"/>
          <w:sz w:val="24"/>
          <w:szCs w:val="24"/>
        </w:rPr>
        <w:t xml:space="preserve"> </w:t>
      </w:r>
      <w:r w:rsidRPr="005E671B">
        <w:rPr>
          <w:rFonts w:ascii="宋体" w:eastAsia="宋体" w:hAnsi="宋体" w:cs="瀹嬩綋" w:hint="eastAsia"/>
          <w:kern w:val="0"/>
          <w:sz w:val="24"/>
          <w:szCs w:val="24"/>
        </w:rPr>
        <w:t>、OOHDM、OOWS和OO-H属于第一类；Conallen的提案属于第二类；UWE[和WebML可以被视为</w:t>
      </w:r>
      <w:r w:rsidR="00320381">
        <w:rPr>
          <w:rFonts w:ascii="宋体" w:eastAsia="宋体" w:hAnsi="宋体" w:cs="瀹嬩綋" w:hint="eastAsia"/>
          <w:kern w:val="0"/>
          <w:sz w:val="24"/>
          <w:szCs w:val="24"/>
        </w:rPr>
        <w:t>混合方法论，因为它们涵盖了概念设计和逻辑设计。概念设计方法从具体</w:t>
      </w:r>
      <w:r w:rsidRPr="005E671B">
        <w:rPr>
          <w:rFonts w:ascii="宋体" w:eastAsia="宋体" w:hAnsi="宋体" w:cs="瀹嬩綋" w:hint="eastAsia"/>
          <w:kern w:val="0"/>
          <w:sz w:val="24"/>
          <w:szCs w:val="24"/>
        </w:rPr>
        <w:t>细节中抽象出来，并从用户的角度提供系统的总体视图。概念建模是实现复杂系统的正确起点。然而，web应用程序的概念模型与其实现之间的巨大距离使得概念设计方法的使用不足以开发web</w:t>
      </w:r>
      <w:r w:rsidR="00320381">
        <w:rPr>
          <w:rFonts w:ascii="宋体" w:eastAsia="宋体" w:hAnsi="宋体" w:cs="瀹嬩綋" w:hint="eastAsia"/>
          <w:kern w:val="0"/>
          <w:sz w:val="24"/>
          <w:szCs w:val="24"/>
        </w:rPr>
        <w:t>应用程序。如果没有提供用于将概念规范转换为实现设计的中间设计模式</w:t>
      </w:r>
      <w:r w:rsidRPr="005E671B">
        <w:rPr>
          <w:rFonts w:ascii="宋体" w:eastAsia="宋体" w:hAnsi="宋体" w:cs="瀹嬩綋" w:hint="eastAsia"/>
          <w:kern w:val="0"/>
          <w:sz w:val="24"/>
          <w:szCs w:val="24"/>
        </w:rPr>
        <w:t>，则web</w:t>
      </w:r>
      <w:r w:rsidR="00320381">
        <w:rPr>
          <w:rFonts w:ascii="宋体" w:eastAsia="宋体" w:hAnsi="宋体" w:cs="瀹嬩綋" w:hint="eastAsia"/>
          <w:kern w:val="0"/>
          <w:sz w:val="24"/>
          <w:szCs w:val="24"/>
        </w:rPr>
        <w:t>应用程序的实现活动可能独立于概念设计进行，因此概念设计将</w:t>
      </w:r>
      <w:r w:rsidRPr="005E671B">
        <w:rPr>
          <w:rFonts w:ascii="宋体" w:eastAsia="宋体" w:hAnsi="宋体" w:cs="瀹嬩綋" w:hint="eastAsia"/>
          <w:kern w:val="0"/>
          <w:sz w:val="24"/>
          <w:szCs w:val="24"/>
        </w:rPr>
        <w:t>开发不</w:t>
      </w:r>
      <w:r w:rsidR="00320381">
        <w:rPr>
          <w:rFonts w:ascii="宋体" w:eastAsia="宋体" w:hAnsi="宋体" w:cs="瀹嬩綋" w:hint="eastAsia"/>
          <w:kern w:val="0"/>
          <w:sz w:val="24"/>
          <w:szCs w:val="24"/>
        </w:rPr>
        <w:t>足，甚至是做无用功</w:t>
      </w:r>
      <w:r w:rsidRPr="005E671B">
        <w:rPr>
          <w:rFonts w:ascii="宋体" w:eastAsia="宋体" w:hAnsi="宋体" w:cs="瀹嬩綋" w:hint="eastAsia"/>
          <w:kern w:val="0"/>
          <w:sz w:val="24"/>
          <w:szCs w:val="24"/>
        </w:rPr>
        <w:t>。</w:t>
      </w:r>
    </w:p>
    <w:p w:rsidR="00FC1F47" w:rsidRDefault="002177B5" w:rsidP="00FC1F4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广为流传</w:t>
      </w:r>
      <w:r w:rsidR="00FC1F47" w:rsidRPr="005E671B">
        <w:rPr>
          <w:rFonts w:ascii="宋体" w:eastAsia="宋体" w:hAnsi="宋体" w:cs="瀹嬩綋" w:hint="eastAsia"/>
          <w:kern w:val="0"/>
          <w:sz w:val="24"/>
          <w:szCs w:val="24"/>
        </w:rPr>
        <w:t>的设计方法向模型驱动开发（MDD）发展的趋势表明，需要支持整个web应用程序生命周期的集成方法。最近朝这个方向发展的方法包括OO-H、OOWS、</w:t>
      </w:r>
      <w:r>
        <w:rPr>
          <w:rFonts w:ascii="宋体" w:eastAsia="宋体" w:hAnsi="宋体" w:cs="瀹嬩綋" w:hint="eastAsia"/>
          <w:kern w:val="0"/>
          <w:sz w:val="24"/>
          <w:szCs w:val="24"/>
        </w:rPr>
        <w:t>UWE</w:t>
      </w:r>
      <w:r w:rsidR="00FC1F47" w:rsidRPr="005E671B">
        <w:rPr>
          <w:rFonts w:ascii="宋体" w:eastAsia="宋体" w:hAnsi="宋体" w:cs="瀹嬩綋" w:hint="eastAsia"/>
          <w:kern w:val="0"/>
          <w:sz w:val="24"/>
          <w:szCs w:val="24"/>
        </w:rPr>
        <w:t>和OOHDM，在相关的工作部分中进行了更详细的讨论。基于</w:t>
      </w:r>
      <w:r w:rsidR="005A53FF">
        <w:rPr>
          <w:rFonts w:ascii="宋体" w:eastAsia="宋体" w:hAnsi="宋体" w:cs="瀹嬩綋" w:hint="eastAsia"/>
          <w:kern w:val="0"/>
          <w:sz w:val="24"/>
          <w:szCs w:val="24"/>
        </w:rPr>
        <w:t>广泛存在的</w:t>
      </w:r>
      <w:r w:rsidR="00FC1F47" w:rsidRPr="005E671B">
        <w:rPr>
          <w:rFonts w:ascii="宋体" w:eastAsia="宋体" w:hAnsi="宋体" w:cs="瀹嬩綋" w:hint="eastAsia"/>
          <w:kern w:val="0"/>
          <w:sz w:val="24"/>
          <w:szCs w:val="24"/>
        </w:rPr>
        <w:t>web应用（UWA）概念设计方法和模型-视图-控制器体系结构设计模式，提出了一种基于模型驱动的web应用开发方法。与其他设计框架相比，UWA设计框架及其方法和模型特别适合于设计</w:t>
      </w:r>
      <w:r>
        <w:rPr>
          <w:rFonts w:ascii="宋体" w:eastAsia="宋体" w:hAnsi="宋体" w:cs="瀹嬩綋" w:hint="eastAsia"/>
          <w:kern w:val="0"/>
          <w:sz w:val="24"/>
          <w:szCs w:val="24"/>
        </w:rPr>
        <w:t>广泛接触的</w:t>
      </w:r>
      <w:r w:rsidR="00FC1F47" w:rsidRPr="005E671B">
        <w:rPr>
          <w:rFonts w:ascii="宋体" w:eastAsia="宋体" w:hAnsi="宋体" w:cs="瀹嬩綋" w:hint="eastAsia"/>
          <w:kern w:val="0"/>
          <w:sz w:val="24"/>
          <w:szCs w:val="24"/>
        </w:rPr>
        <w:t>（不同用户类型在不同的使用环境和目标下可访问）和以用户为中心的web应用程序。通过将UWA的特性与MVC体系结构和MDD范式的优点结合起来，所得到的方法特别适合于以用户为中心的视角开发无处不在的web应用程序，以及支持它们的维护和发展。</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5E671B">
        <w:rPr>
          <w:rFonts w:ascii="宋体" w:eastAsia="宋体" w:hAnsi="宋体" w:cs="瀹嬩綋" w:hint="eastAsia"/>
          <w:kern w:val="0"/>
          <w:sz w:val="24"/>
          <w:szCs w:val="24"/>
        </w:rPr>
        <w:t>UWA模型是在正确的抽象级别上建立的，可以与应用程序</w:t>
      </w:r>
      <w:r w:rsidR="002177B5">
        <w:rPr>
          <w:rFonts w:ascii="宋体" w:eastAsia="宋体" w:hAnsi="宋体" w:cs="瀹嬩綋" w:hint="eastAsia"/>
          <w:kern w:val="0"/>
          <w:sz w:val="24"/>
          <w:szCs w:val="24"/>
        </w:rPr>
        <w:t>角色</w:t>
      </w:r>
      <w:r w:rsidRPr="005E671B">
        <w:rPr>
          <w:rFonts w:ascii="宋体" w:eastAsia="宋体" w:hAnsi="宋体" w:cs="瀹嬩綋" w:hint="eastAsia"/>
          <w:kern w:val="0"/>
          <w:sz w:val="24"/>
          <w:szCs w:val="24"/>
        </w:rPr>
        <w:t>一起使用，同时，可以足够详细（小部分设计），以便为应用程序开发人员提供有用的信息。该方法也得到了一些用于绘制UWA模型和生成应用程序设计文档的工具的支持。然而，由于UWA模型独立于实现细节，因此它们没有指定开发人员为实现所设计的应用程序而应该实现的架构、软件组件和数据库等方面。通过创建一个表示正在实现的应用程序的中间设计模型和一组将UWA概念模型映射到其中的启发式方法，我们为基于UWA的web应用程序开发的模型</w:t>
      </w:r>
      <w:r w:rsidRPr="005E671B">
        <w:rPr>
          <w:rFonts w:ascii="宋体" w:eastAsia="宋体" w:hAnsi="宋体" w:cs="瀹嬩綋" w:hint="eastAsia"/>
          <w:kern w:val="0"/>
          <w:sz w:val="24"/>
          <w:szCs w:val="24"/>
        </w:rPr>
        <w:lastRenderedPageBreak/>
        <w:t>驱动方法奠定了基础。中间设计模型（以下简称逻辑模型）基于标准UML图，采用模型-视图-控制器（MVC）架构设计模式。</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5E671B">
        <w:rPr>
          <w:rFonts w:ascii="宋体" w:eastAsia="宋体" w:hAnsi="宋体" w:cs="瀹嬩綋" w:hint="eastAsia"/>
          <w:kern w:val="0"/>
          <w:sz w:val="24"/>
          <w:szCs w:val="24"/>
        </w:rPr>
        <w:t>本文的主要贡献有：1。描述要开发的应用程序代码并将其映射到应用程序需求的逻辑模型的定义。定义一组启发式算法，将UWA概念模型转换为新的逻辑模型。基于UWA的MDD方法的定义，以支持整个web应用程序生命周期。论文的其余部分安排如下。下一节将讨论这项工作的背景和动机。第三节介绍了基于UWA的MDD方法及其应用实例。第4节介绍了相关工作，第5节总结了论文，并对未来的工作进行了概述</w:t>
      </w:r>
      <w:r>
        <w:rPr>
          <w:rFonts w:ascii="宋体" w:eastAsia="宋体" w:hAnsi="宋体" w:cs="瀹嬩綋" w:hint="eastAsia"/>
          <w:kern w:val="0"/>
          <w:sz w:val="24"/>
          <w:szCs w:val="24"/>
        </w:rPr>
        <w:t>。</w:t>
      </w:r>
    </w:p>
    <w:p w:rsidR="00FC1F47" w:rsidRDefault="00FC1F47" w:rsidP="00FC1F47">
      <w:pPr>
        <w:autoSpaceDE w:val="0"/>
        <w:autoSpaceDN w:val="0"/>
        <w:adjustRightInd w:val="0"/>
        <w:spacing w:line="288" w:lineRule="auto"/>
        <w:ind w:firstLineChars="200" w:firstLine="480"/>
        <w:rPr>
          <w:rFonts w:ascii="宋体" w:eastAsia="宋体" w:hAnsi="宋体" w:cs="瀹嬩綋" w:hint="eastAsia"/>
          <w:kern w:val="0"/>
          <w:sz w:val="24"/>
          <w:szCs w:val="24"/>
        </w:rPr>
      </w:pPr>
    </w:p>
    <w:p w:rsidR="00FC1F47" w:rsidRDefault="00FC1F47" w:rsidP="00FC1F47">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2．背景和动机</w:t>
      </w:r>
    </w:p>
    <w:p w:rsidR="00FC1F47" w:rsidRDefault="00FC1F47" w:rsidP="00FC1F47">
      <w:pPr>
        <w:autoSpaceDE w:val="0"/>
        <w:autoSpaceDN w:val="0"/>
        <w:adjustRightInd w:val="0"/>
        <w:spacing w:line="288" w:lineRule="auto"/>
        <w:rPr>
          <w:rFonts w:ascii="宋体" w:eastAsia="宋体" w:hAnsi="宋体" w:cs="瀹嬩綋" w:hint="eastAsia"/>
          <w:kern w:val="0"/>
          <w:sz w:val="24"/>
          <w:szCs w:val="24"/>
        </w:rPr>
      </w:pPr>
    </w:p>
    <w:p w:rsidR="00FC1F47" w:rsidRDefault="00FC1F47" w:rsidP="00FC1F47">
      <w:pPr>
        <w:autoSpaceDE w:val="0"/>
        <w:autoSpaceDN w:val="0"/>
        <w:adjustRightInd w:val="0"/>
        <w:spacing w:line="288" w:lineRule="auto"/>
        <w:rPr>
          <w:rFonts w:ascii="宋体" w:eastAsia="宋体" w:hAnsi="宋体" w:cs="瀹嬩綋"/>
          <w:kern w:val="0"/>
          <w:sz w:val="24"/>
          <w:szCs w:val="24"/>
        </w:rPr>
      </w:pPr>
      <w:r w:rsidRPr="00CA4EA2">
        <w:rPr>
          <w:rFonts w:ascii="宋体" w:eastAsia="宋体" w:hAnsi="宋体" w:cs="瀹嬩綋" w:hint="eastAsia"/>
          <w:kern w:val="0"/>
          <w:sz w:val="24"/>
          <w:szCs w:val="24"/>
        </w:rPr>
        <w:t>2.1开发Web应用程序的通用框架</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CA4EA2">
        <w:rPr>
          <w:rFonts w:ascii="宋体" w:eastAsia="宋体" w:hAnsi="宋体" w:cs="瀹嬩綋" w:hint="eastAsia"/>
          <w:kern w:val="0"/>
          <w:sz w:val="24"/>
          <w:szCs w:val="24"/>
        </w:rPr>
        <w:t>尽管在文献中发现了用于工程web应用程序的各种方法之间的差异，但是可以确定一组共同的关注点和开发步骤。图1以图形方式表示这些共同特征。基本上，任何设计方法都是在三个构造级别（内容、导航和表示）</w:t>
      </w:r>
      <w:r w:rsidR="002177B5">
        <w:rPr>
          <w:rFonts w:ascii="宋体" w:eastAsia="宋体" w:hAnsi="宋体" w:cs="瀹嬩綋" w:hint="eastAsia"/>
          <w:kern w:val="0"/>
          <w:sz w:val="24"/>
          <w:szCs w:val="24"/>
        </w:rPr>
        <w:t>上</w:t>
      </w:r>
      <w:r w:rsidRPr="00CA4EA2">
        <w:rPr>
          <w:rFonts w:ascii="宋体" w:eastAsia="宋体" w:hAnsi="宋体" w:cs="瀹嬩綋" w:hint="eastAsia"/>
          <w:kern w:val="0"/>
          <w:sz w:val="24"/>
          <w:szCs w:val="24"/>
        </w:rPr>
        <w:t>对web应用程序建模，并处理从结构到行为的许多方面。各方面与所有施工水平都是正交的。结构适用于内容（内容的结构）以及导航（超文本结构）和表示（例如，页面组织）。类似地，行为（例如，业务规则和用户操作）可以与内容、导航和表示相关联。</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CA4EA2">
        <w:rPr>
          <w:rFonts w:ascii="宋体" w:eastAsia="宋体" w:hAnsi="宋体" w:cs="瀹嬩綋" w:hint="eastAsia"/>
          <w:kern w:val="0"/>
          <w:sz w:val="24"/>
          <w:szCs w:val="24"/>
        </w:rPr>
        <w:t>如图1所示，开发过程从需求说明和分析开始，并通过许多设计步骤进行到实现阶段。设计步骤包括：1。概念设计，专注于描述问题领域和系统预期做什么，独立于任何技术细节。2。逻辑设计，侧重于系统的操作，同时隐藏特定于特定平台的实现细节。三。物理设计，它调整应用程序的逻辑模型，以获得使用所选平台实现的详细规范</w:t>
      </w:r>
      <w:r>
        <w:rPr>
          <w:rFonts w:ascii="宋体" w:eastAsia="宋体" w:hAnsi="宋体" w:cs="瀹嬩綋" w:hint="eastAsia"/>
          <w:kern w:val="0"/>
          <w:sz w:val="24"/>
          <w:szCs w:val="24"/>
        </w:rPr>
        <w:t>。</w:t>
      </w:r>
    </w:p>
    <w:p w:rsidR="00FC1F47" w:rsidRDefault="00FC1F47" w:rsidP="00FC1F47">
      <w:pPr>
        <w:autoSpaceDE w:val="0"/>
        <w:autoSpaceDN w:val="0"/>
        <w:adjustRightInd w:val="0"/>
        <w:spacing w:line="288" w:lineRule="auto"/>
        <w:ind w:firstLineChars="200" w:firstLine="480"/>
        <w:rPr>
          <w:rFonts w:ascii="宋体" w:eastAsia="宋体" w:hAnsi="宋体" w:cs="瀹嬩綋" w:hint="eastAsia"/>
          <w:kern w:val="0"/>
          <w:sz w:val="24"/>
          <w:szCs w:val="24"/>
        </w:rPr>
      </w:pPr>
    </w:p>
    <w:p w:rsidR="00FC1F47" w:rsidRDefault="00FC1F47" w:rsidP="00FC1F47">
      <w:pPr>
        <w:autoSpaceDE w:val="0"/>
        <w:autoSpaceDN w:val="0"/>
        <w:adjustRightInd w:val="0"/>
        <w:spacing w:line="288" w:lineRule="auto"/>
        <w:rPr>
          <w:rFonts w:ascii="宋体" w:eastAsia="宋体" w:hAnsi="宋体" w:cs="瀹嬩綋"/>
          <w:kern w:val="0"/>
          <w:sz w:val="24"/>
          <w:szCs w:val="24"/>
        </w:rPr>
      </w:pPr>
      <w:r w:rsidRPr="00CA4EA2">
        <w:rPr>
          <w:rFonts w:ascii="宋体" w:eastAsia="宋体" w:hAnsi="宋体" w:cs="瀹嬩綋" w:hint="eastAsia"/>
          <w:kern w:val="0"/>
          <w:sz w:val="24"/>
          <w:szCs w:val="24"/>
        </w:rPr>
        <w:t>2.</w:t>
      </w:r>
      <w:r>
        <w:rPr>
          <w:rFonts w:ascii="宋体" w:eastAsia="宋体" w:hAnsi="宋体" w:cs="瀹嬩綋" w:hint="eastAsia"/>
          <w:kern w:val="0"/>
          <w:sz w:val="24"/>
          <w:szCs w:val="24"/>
        </w:rPr>
        <w:t>2模型驱动开发</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CA4EA2">
        <w:rPr>
          <w:rFonts w:ascii="宋体" w:eastAsia="宋体" w:hAnsi="宋体" w:cs="瀹嬩綋" w:hint="eastAsia"/>
          <w:kern w:val="0"/>
          <w:sz w:val="24"/>
          <w:szCs w:val="24"/>
        </w:rPr>
        <w:t>虽然使用设计方法在web工程领域还不是一个普遍的实践</w:t>
      </w:r>
      <w:r w:rsidR="002177B5">
        <w:rPr>
          <w:rFonts w:ascii="宋体" w:eastAsia="宋体" w:hAnsi="宋体" w:cs="瀹嬩綋" w:hint="eastAsia"/>
          <w:kern w:val="0"/>
          <w:sz w:val="24"/>
          <w:szCs w:val="24"/>
        </w:rPr>
        <w:t>方法</w:t>
      </w:r>
      <w:r w:rsidRPr="00CA4EA2">
        <w:rPr>
          <w:rFonts w:ascii="宋体" w:eastAsia="宋体" w:hAnsi="宋体" w:cs="瀹嬩綋" w:hint="eastAsia"/>
          <w:kern w:val="0"/>
          <w:sz w:val="24"/>
          <w:szCs w:val="24"/>
        </w:rPr>
        <w:t>，但是基于模型的方法提供了一个更好的替代web应用程序的特别开发</w:t>
      </w:r>
      <w:r w:rsidR="002177B5">
        <w:rPr>
          <w:rFonts w:ascii="宋体" w:eastAsia="宋体" w:hAnsi="宋体" w:cs="瀹嬩綋" w:hint="eastAsia"/>
          <w:kern w:val="0"/>
          <w:sz w:val="24"/>
          <w:szCs w:val="24"/>
        </w:rPr>
        <w:t>，</w:t>
      </w:r>
      <w:r w:rsidRPr="00CA4EA2">
        <w:rPr>
          <w:rFonts w:ascii="宋体" w:eastAsia="宋体" w:hAnsi="宋体" w:cs="瀹嬩綋" w:hint="eastAsia"/>
          <w:kern w:val="0"/>
          <w:sz w:val="24"/>
          <w:szCs w:val="24"/>
        </w:rPr>
        <w:t>及其固有的问题当开</w:t>
      </w:r>
      <w:r w:rsidR="002177B5">
        <w:rPr>
          <w:rFonts w:ascii="宋体" w:eastAsia="宋体" w:hAnsi="宋体" w:cs="瀹嬩綋" w:hint="eastAsia"/>
          <w:kern w:val="0"/>
          <w:sz w:val="24"/>
          <w:szCs w:val="24"/>
        </w:rPr>
        <w:t>发复杂的系统时需要采用系统的方法，并且在开发之前需要进行设计</w:t>
      </w:r>
      <w:r w:rsidRPr="00CA4EA2">
        <w:rPr>
          <w:rFonts w:ascii="宋体" w:eastAsia="宋体" w:hAnsi="宋体" w:cs="瀹嬩綋" w:hint="eastAsia"/>
          <w:kern w:val="0"/>
          <w:sz w:val="24"/>
          <w:szCs w:val="24"/>
        </w:rPr>
        <w:t>，</w:t>
      </w:r>
      <w:r w:rsidR="002177B5">
        <w:rPr>
          <w:rFonts w:ascii="宋体" w:eastAsia="宋体" w:hAnsi="宋体" w:cs="瀹嬩綋" w:hint="eastAsia"/>
          <w:kern w:val="0"/>
          <w:sz w:val="24"/>
          <w:szCs w:val="24"/>
        </w:rPr>
        <w:t>该种</w:t>
      </w:r>
      <w:r w:rsidRPr="00CA4EA2">
        <w:rPr>
          <w:rFonts w:ascii="宋体" w:eastAsia="宋体" w:hAnsi="宋体" w:cs="瀹嬩綋" w:hint="eastAsia"/>
          <w:kern w:val="0"/>
          <w:sz w:val="24"/>
          <w:szCs w:val="24"/>
        </w:rPr>
        <w:t>实施已被广泛接受。模型驱动开发（Model Driven Development，MDD）将软件开发视为一个过程，在这个过程中，一个高级抽象模型被连续地转换成越来越详细的模型，最终某个平台可以直接执行其中一个模型。MDD方法不仅提倡使用模型（如前一节中描述的设计步骤所产生的模型）来开发软件，而且还强调在开发的所有阶段，从系统规范到实现和测试，都需要进行转换。从一个模型到下一个模型的转换创建了一个链，允许从需求开始自动实现系统。</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CA4EA2">
        <w:rPr>
          <w:rFonts w:ascii="宋体" w:eastAsia="宋体" w:hAnsi="宋体" w:cs="瀹嬩綋" w:hint="eastAsia"/>
          <w:kern w:val="0"/>
          <w:sz w:val="24"/>
          <w:szCs w:val="24"/>
        </w:rPr>
        <w:t>MDD最著名的创举可能是由对象管理组（OMG）定义的模型驱动架构（Model-Driven Architecture，MDA</w:t>
      </w:r>
      <w:r w:rsidR="002177B5">
        <w:rPr>
          <w:rFonts w:ascii="宋体" w:eastAsia="宋体" w:hAnsi="宋体" w:cs="瀹嬩綋" w:hint="eastAsia"/>
          <w:kern w:val="0"/>
          <w:sz w:val="24"/>
          <w:szCs w:val="24"/>
        </w:rPr>
        <w:t>）</w:t>
      </w:r>
      <w:r w:rsidRPr="00CA4EA2">
        <w:rPr>
          <w:rFonts w:ascii="宋体" w:eastAsia="宋体" w:hAnsi="宋体" w:cs="瀹嬩綋" w:hint="eastAsia"/>
          <w:kern w:val="0"/>
          <w:sz w:val="24"/>
          <w:szCs w:val="24"/>
        </w:rPr>
        <w:t>。MDA的核心思想是将独立于平台的设计与特定于平台的应用程序实现分离开来，尽可能地推迟对特定技术的依赖。因此，MDA提倡平台无关模型（platformindependent models，PIM）的构建和模型转换的支持。由平台（PSM）直接执行的模型满足所有需求，包括非功能性需求，也称为“代码”，通常是细化链中的最后一个模型。web应用程序的开发是一个特定的领域，由于特定于web的关注点（内容、</w:t>
      </w:r>
      <w:r w:rsidRPr="00CA4EA2">
        <w:rPr>
          <w:rFonts w:ascii="宋体" w:eastAsia="宋体" w:hAnsi="宋体" w:cs="瀹嬩綋" w:hint="eastAsia"/>
          <w:kern w:val="0"/>
          <w:sz w:val="24"/>
          <w:szCs w:val="24"/>
        </w:rPr>
        <w:lastRenderedPageBreak/>
        <w:t>导航、表示和定制）的分离，MDD可以在其中成功应用。</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p>
    <w:p w:rsidR="00FC1F47" w:rsidRDefault="00FC1F47" w:rsidP="00FC1F47">
      <w:pPr>
        <w:autoSpaceDE w:val="0"/>
        <w:autoSpaceDN w:val="0"/>
        <w:adjustRightInd w:val="0"/>
        <w:spacing w:line="288" w:lineRule="auto"/>
        <w:rPr>
          <w:rFonts w:ascii="宋体" w:eastAsia="宋体" w:hAnsi="宋体" w:cs="瀹嬩綋"/>
          <w:kern w:val="0"/>
          <w:sz w:val="24"/>
          <w:szCs w:val="24"/>
        </w:rPr>
      </w:pPr>
      <w:r w:rsidRPr="00CA4EA2">
        <w:rPr>
          <w:rFonts w:ascii="宋体" w:eastAsia="宋体" w:hAnsi="宋体" w:cs="瀹嬩綋" w:hint="eastAsia"/>
          <w:kern w:val="0"/>
          <w:sz w:val="24"/>
          <w:szCs w:val="24"/>
        </w:rPr>
        <w:t>2.</w:t>
      </w:r>
      <w:r>
        <w:rPr>
          <w:rFonts w:ascii="宋体" w:eastAsia="宋体" w:hAnsi="宋体" w:cs="瀹嬩綋" w:hint="eastAsia"/>
          <w:kern w:val="0"/>
          <w:sz w:val="24"/>
          <w:szCs w:val="24"/>
        </w:rPr>
        <w:t>3</w:t>
      </w:r>
      <w:r>
        <w:rPr>
          <w:rFonts w:ascii="宋体" w:eastAsia="宋体" w:hAnsi="宋体" w:cs="瀹嬩綋"/>
          <w:kern w:val="0"/>
          <w:sz w:val="24"/>
          <w:szCs w:val="24"/>
        </w:rPr>
        <w:t xml:space="preserve"> UWA</w:t>
      </w:r>
    </w:p>
    <w:p w:rsidR="00FC1F47" w:rsidRDefault="005A53FF" w:rsidP="00FC1F47">
      <w:pPr>
        <w:autoSpaceDE w:val="0"/>
        <w:autoSpaceDN w:val="0"/>
        <w:adjustRightInd w:val="0"/>
        <w:spacing w:line="288" w:lineRule="auto"/>
        <w:ind w:firstLineChars="200" w:firstLine="480"/>
        <w:rPr>
          <w:rFonts w:ascii="宋体" w:eastAsia="宋体" w:hAnsi="宋体" w:cs="瀹嬩綋"/>
          <w:kern w:val="0"/>
          <w:sz w:val="24"/>
          <w:szCs w:val="24"/>
        </w:rPr>
      </w:pPr>
      <w:r>
        <w:rPr>
          <w:rFonts w:ascii="宋体" w:eastAsia="宋体" w:hAnsi="宋体" w:cs="瀹嬩綋" w:hint="eastAsia"/>
          <w:kern w:val="0"/>
          <w:sz w:val="24"/>
          <w:szCs w:val="24"/>
        </w:rPr>
        <w:t>广泛存在的</w:t>
      </w:r>
      <w:r w:rsidR="00FC1F47" w:rsidRPr="004E72CE">
        <w:rPr>
          <w:rFonts w:ascii="宋体" w:eastAsia="宋体" w:hAnsi="宋体" w:cs="瀹嬩綋" w:hint="eastAsia"/>
          <w:kern w:val="0"/>
          <w:sz w:val="24"/>
          <w:szCs w:val="24"/>
        </w:rPr>
        <w:t>Web应用程序设计框架（UWA）为以用户为中心的概念设计提供了一种方法论和一套模型和工具。将UWA模型映射到图1所示的一般web应用开发框架上，产生图2所示的图。UWA包括需求说明、分析和概念设计阶段。需求获取是UWA专门用于识别应用程序的涉众、他们的目标，以及通过一个改进过程，为应用程序的以下设计产生的需求的活动。需求分为内容、内容结构、内容访问、表示和行为（系统和用户操作）。</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4E72CE">
        <w:rPr>
          <w:rFonts w:ascii="宋体" w:eastAsia="宋体" w:hAnsi="宋体" w:cs="瀹嬩綋" w:hint="eastAsia"/>
          <w:kern w:val="0"/>
          <w:sz w:val="24"/>
          <w:szCs w:val="24"/>
        </w:rPr>
        <w:t>在需求获取阶段之后，开发了以用户为中心的概念性应用程序设计。UWA信息模型、导航模型和发布模型分别涵盖图1中垂直轴上表示的三个设计层次。这些模型中的每一个都包括结构方面（例如，信息模型给出关于应用程序内容、它们的结构、用于访问内容的结构等的信息）。行为方面由两个模型来处理：事务模型和操作模型，前者处理业务流程设计，后者处理更基本的用户功能设计。</w:t>
      </w:r>
    </w:p>
    <w:p w:rsidR="00FC1F47" w:rsidRPr="00E82C40" w:rsidRDefault="00FC1F47" w:rsidP="00FC1F47">
      <w:pPr>
        <w:autoSpaceDE w:val="0"/>
        <w:autoSpaceDN w:val="0"/>
        <w:adjustRightInd w:val="0"/>
        <w:spacing w:line="288" w:lineRule="auto"/>
        <w:ind w:firstLineChars="200" w:firstLine="480"/>
        <w:rPr>
          <w:rFonts w:ascii="宋体" w:eastAsia="宋体" w:hAnsi="宋体" w:cs="瀹嬩綋" w:hint="eastAsia"/>
          <w:kern w:val="0"/>
          <w:sz w:val="24"/>
          <w:szCs w:val="24"/>
        </w:rPr>
      </w:pPr>
      <w:r w:rsidRPr="00E82C40">
        <w:rPr>
          <w:rFonts w:ascii="宋体" w:eastAsia="宋体" w:hAnsi="宋体" w:cs="瀹嬩綋" w:hint="eastAsia"/>
          <w:kern w:val="0"/>
          <w:sz w:val="24"/>
          <w:szCs w:val="24"/>
        </w:rPr>
        <w:t>最后，UWA定制设计活动定义可应用于任何UWA设计模型的定制规则，从而为设计的应用程序提供适应不同使用上下文的能力。</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E82C40">
        <w:rPr>
          <w:rFonts w:ascii="宋体" w:eastAsia="宋体" w:hAnsi="宋体" w:cs="瀹嬩綋" w:hint="eastAsia"/>
          <w:kern w:val="0"/>
          <w:sz w:val="24"/>
          <w:szCs w:val="24"/>
        </w:rPr>
        <w:t>UWA方法通过将设计活动和结果模型用于描述数据和操作密集型web应用程序的每个层次和方面，实现了设计关注点的分离。以用户为中心的设计能力（开发不同UWA模型的视角是应用程序的不同用户类型）和对结果应用程序的上下文感知使得UWA成为web应用程序最有价值的概念设计方法之一。UWA的MOF投诉元模型的可用性使得可以指定与每个建模概念相关联的语义、有效配置和应用的约束。同时，由于符合UWA元模型MOF，可以创建建模工具来生成模型，这些模型可以很容易地交换、导入到不同的设计工具中、呈现为不同的格式、转换并用于生成应用程序代码</w:t>
      </w:r>
      <w:r>
        <w:rPr>
          <w:rFonts w:ascii="宋体" w:eastAsia="宋体" w:hAnsi="宋体" w:cs="瀹嬩綋" w:hint="eastAsia"/>
          <w:kern w:val="0"/>
          <w:sz w:val="24"/>
          <w:szCs w:val="24"/>
        </w:rPr>
        <w:t>。</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p>
    <w:p w:rsidR="00FC1F47" w:rsidRDefault="00FC1F47" w:rsidP="00FC1F47">
      <w:pPr>
        <w:autoSpaceDE w:val="0"/>
        <w:autoSpaceDN w:val="0"/>
        <w:adjustRightInd w:val="0"/>
        <w:spacing w:line="288" w:lineRule="auto"/>
        <w:rPr>
          <w:rFonts w:ascii="宋体" w:eastAsia="宋体" w:hAnsi="宋体" w:cs="瀹嬩綋"/>
          <w:kern w:val="0"/>
          <w:sz w:val="24"/>
          <w:szCs w:val="24"/>
        </w:rPr>
      </w:pPr>
      <w:r w:rsidRPr="0058118A">
        <w:rPr>
          <w:rFonts w:ascii="宋体" w:eastAsia="宋体" w:hAnsi="宋体" w:cs="瀹嬩綋" w:hint="eastAsia"/>
          <w:kern w:val="0"/>
          <w:sz w:val="24"/>
          <w:szCs w:val="24"/>
        </w:rPr>
        <w:t>3</w:t>
      </w:r>
      <w:r>
        <w:rPr>
          <w:rFonts w:ascii="宋体" w:eastAsia="宋体" w:hAnsi="宋体" w:cs="瀹嬩綋"/>
          <w:kern w:val="0"/>
          <w:sz w:val="24"/>
          <w:szCs w:val="24"/>
        </w:rPr>
        <w:t>.</w:t>
      </w:r>
      <w:r w:rsidRPr="0058118A">
        <w:rPr>
          <w:rFonts w:ascii="宋体" w:eastAsia="宋体" w:hAnsi="宋体" w:cs="瀹嬩綋" w:hint="eastAsia"/>
          <w:kern w:val="0"/>
          <w:sz w:val="24"/>
          <w:szCs w:val="24"/>
        </w:rPr>
        <w:t>基于UWA的MDD方法</w:t>
      </w:r>
    </w:p>
    <w:p w:rsidR="00FC1F47" w:rsidRDefault="00FC1F47" w:rsidP="00FC1F47">
      <w:pPr>
        <w:autoSpaceDE w:val="0"/>
        <w:autoSpaceDN w:val="0"/>
        <w:adjustRightInd w:val="0"/>
        <w:spacing w:line="288" w:lineRule="auto"/>
        <w:rPr>
          <w:rFonts w:ascii="宋体" w:eastAsia="宋体" w:hAnsi="宋体" w:cs="瀹嬩綋"/>
          <w:kern w:val="0"/>
          <w:sz w:val="24"/>
          <w:szCs w:val="24"/>
        </w:rPr>
      </w:pPr>
    </w:p>
    <w:p w:rsidR="00FC1F47" w:rsidRDefault="00FC1F47" w:rsidP="00FC1F47">
      <w:pPr>
        <w:autoSpaceDE w:val="0"/>
        <w:autoSpaceDN w:val="0"/>
        <w:adjustRightInd w:val="0"/>
        <w:spacing w:line="288" w:lineRule="auto"/>
        <w:rPr>
          <w:rFonts w:ascii="宋体" w:eastAsia="宋体" w:hAnsi="宋体" w:cs="瀹嬩綋"/>
          <w:kern w:val="0"/>
          <w:sz w:val="24"/>
          <w:szCs w:val="24"/>
        </w:rPr>
      </w:pPr>
      <w:r>
        <w:rPr>
          <w:rFonts w:ascii="宋体" w:eastAsia="宋体" w:hAnsi="宋体" w:cs="瀹嬩綋" w:hint="eastAsia"/>
          <w:kern w:val="0"/>
          <w:sz w:val="24"/>
          <w:szCs w:val="24"/>
        </w:rPr>
        <w:t>3.1</w:t>
      </w:r>
      <w:r>
        <w:rPr>
          <w:rFonts w:ascii="宋体" w:eastAsia="宋体" w:hAnsi="宋体" w:cs="瀹嬩綋"/>
          <w:kern w:val="0"/>
          <w:sz w:val="24"/>
          <w:szCs w:val="24"/>
        </w:rPr>
        <w:t xml:space="preserve"> </w:t>
      </w:r>
      <w:r>
        <w:rPr>
          <w:rFonts w:ascii="宋体" w:eastAsia="宋体" w:hAnsi="宋体" w:cs="瀹嬩綋" w:hint="eastAsia"/>
          <w:kern w:val="0"/>
          <w:sz w:val="24"/>
          <w:szCs w:val="24"/>
        </w:rPr>
        <w:t>过程概述</w:t>
      </w:r>
    </w:p>
    <w:p w:rsidR="00FC1F47" w:rsidRPr="0058118A" w:rsidRDefault="00FC1F47" w:rsidP="00FC1F47">
      <w:pPr>
        <w:autoSpaceDE w:val="0"/>
        <w:autoSpaceDN w:val="0"/>
        <w:adjustRightInd w:val="0"/>
        <w:spacing w:line="288" w:lineRule="auto"/>
        <w:ind w:firstLineChars="200" w:firstLine="480"/>
        <w:rPr>
          <w:rFonts w:ascii="宋体" w:eastAsia="宋体" w:hAnsi="宋体" w:cs="瀹嬩綋" w:hint="eastAsia"/>
          <w:kern w:val="0"/>
          <w:sz w:val="24"/>
          <w:szCs w:val="24"/>
        </w:rPr>
      </w:pPr>
      <w:r w:rsidRPr="0058118A">
        <w:rPr>
          <w:rFonts w:ascii="宋体" w:eastAsia="宋体" w:hAnsi="宋体" w:cs="瀹嬩綋" w:hint="eastAsia"/>
          <w:kern w:val="0"/>
          <w:sz w:val="24"/>
          <w:szCs w:val="24"/>
        </w:rPr>
        <w:t>提出的基于UWA的MDD方法通过一系列的模型和连续的模型转换来逐步细化和丰富应用需求，从而获得应用源代码。不同的模型也是在不同抽象层次上更新项目文档的基础</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58118A">
        <w:rPr>
          <w:rFonts w:ascii="宋体" w:eastAsia="宋体" w:hAnsi="宋体" w:cs="瀹嬩綋" w:hint="eastAsia"/>
          <w:kern w:val="0"/>
          <w:sz w:val="24"/>
          <w:szCs w:val="24"/>
        </w:rPr>
        <w:t>图3描绘了总体开发过程和生成的模型。该过程从UWA需求获取开始，以确定应用程序的涉众及其目标，从中派生应用程序需求。目标、子目标和需求都是通过原型化的UML用例图来表示的。</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F978B6">
        <w:rPr>
          <w:rFonts w:ascii="宋体" w:eastAsia="宋体" w:hAnsi="宋体" w:cs="瀹嬩綋" w:hint="eastAsia"/>
          <w:kern w:val="0"/>
          <w:sz w:val="24"/>
          <w:szCs w:val="24"/>
        </w:rPr>
        <w:t>概念设计是使用UWA方法和产生的应用程序的概念模型进行的。该模型包括信息模型、事务模型、导航模型、操作模型、发布模型和定制模型。概念设计阶段之后是逻辑设计阶段。UWA概念模型通过合适的转换规则被转换成更接近实现细节但仍然独立于平台的逻辑模型。采用标准的UML图和MVC架构作为最终的应用程序为我们提出的逻辑模型命名为“UML-MVC”。MDD过程的最后阶段包括将UML-MVC逻辑模型专门化到选择用于实现</w:t>
      </w:r>
      <w:r w:rsidRPr="00F978B6">
        <w:rPr>
          <w:rFonts w:ascii="宋体" w:eastAsia="宋体" w:hAnsi="宋体" w:cs="瀹嬩綋" w:hint="eastAsia"/>
          <w:kern w:val="0"/>
          <w:sz w:val="24"/>
          <w:szCs w:val="24"/>
        </w:rPr>
        <w:lastRenderedPageBreak/>
        <w:t>的特定平台，获得特定于平台的模型。MVC架构设计模式的任何实现都适合作为上一步定义的UML-MVC逻辑模型的目标平台。特别是，我们详细介绍了JavaServerFaces（JSF）技术的情况[15][17]，这是我们选择的用于在电子商务web应用程序中试验我们的方法的技术。</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F978B6">
        <w:rPr>
          <w:rFonts w:ascii="宋体" w:eastAsia="宋体" w:hAnsi="宋体" w:cs="瀹嬩綋" w:hint="eastAsia"/>
          <w:kern w:val="0"/>
          <w:sz w:val="24"/>
          <w:szCs w:val="24"/>
        </w:rPr>
        <w:t>如图3所强调的，除了模型驱动之外，所提出的过程还遵循MDA。UWA需求获取模型实际上可以被视为CIM，因为它关注应用程序所需的功能。UWA概念模型和UML-MVC逻辑模型是PIMs，因为它们并不意味着要用于实现的任何特定技术。最后，JSF模型是一个PSM，因为它是用于JavaServer Faces技术的UML-MVC PIM的专门化。在本节的下面，我们将描述UML-MVC逻辑模型，从UWA概念模型获得该模型的转换规则，以及将UML-MVC模型映射到JavaServerFaces实现框架的指导原则</w:t>
      </w:r>
      <w:r>
        <w:rPr>
          <w:rFonts w:ascii="宋体" w:eastAsia="宋体" w:hAnsi="宋体" w:cs="瀹嬩綋" w:hint="eastAsia"/>
          <w:kern w:val="0"/>
          <w:sz w:val="24"/>
          <w:szCs w:val="24"/>
        </w:rPr>
        <w:t>。</w:t>
      </w:r>
    </w:p>
    <w:p w:rsidR="00FC1F47" w:rsidRDefault="00FC1F47" w:rsidP="00FC1F47">
      <w:pPr>
        <w:autoSpaceDE w:val="0"/>
        <w:autoSpaceDN w:val="0"/>
        <w:adjustRightInd w:val="0"/>
        <w:spacing w:line="288" w:lineRule="auto"/>
        <w:ind w:firstLineChars="200" w:firstLine="480"/>
        <w:rPr>
          <w:rFonts w:ascii="宋体" w:eastAsia="宋体" w:hAnsi="宋体" w:cs="瀹嬩綋" w:hint="eastAsia"/>
          <w:kern w:val="0"/>
          <w:sz w:val="24"/>
          <w:szCs w:val="24"/>
        </w:rPr>
      </w:pPr>
    </w:p>
    <w:p w:rsidR="00FC1F47" w:rsidRDefault="00FC1F47" w:rsidP="00FC1F47">
      <w:pPr>
        <w:autoSpaceDE w:val="0"/>
        <w:autoSpaceDN w:val="0"/>
        <w:adjustRightInd w:val="0"/>
        <w:spacing w:line="288" w:lineRule="auto"/>
        <w:rPr>
          <w:rFonts w:ascii="宋体" w:eastAsia="宋体" w:hAnsi="宋体" w:cs="瀹嬩綋"/>
          <w:kern w:val="0"/>
          <w:sz w:val="24"/>
          <w:szCs w:val="24"/>
        </w:rPr>
      </w:pPr>
      <w:r w:rsidRPr="00F978B6">
        <w:rPr>
          <w:rFonts w:ascii="宋体" w:eastAsia="宋体" w:hAnsi="宋体" w:cs="瀹嬩綋" w:hint="eastAsia"/>
          <w:kern w:val="0"/>
          <w:sz w:val="24"/>
          <w:szCs w:val="24"/>
        </w:rPr>
        <w:t>3.2 UML-MVC逻辑模型</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F978B6">
        <w:rPr>
          <w:rFonts w:ascii="宋体" w:eastAsia="宋体" w:hAnsi="宋体" w:cs="瀹嬩綋" w:hint="eastAsia"/>
          <w:kern w:val="0"/>
          <w:sz w:val="24"/>
          <w:szCs w:val="24"/>
        </w:rPr>
        <w:t>我们所阐述的逻辑模型由标准的原型化UML图组成，旨在为MVC体系结构的三个层中的每一层开发的软件组件以及它们之间的关系建模。具体来说，该模型被构造成以下UML图：1。模型类图（MCD）：一个UML类图，它对参与模型层的类进行建模，并实现应用程序业务逻辑和数据持久性。2。视图类图（VCD）：表示视图层中的客户机和服务器页面的UML类图。这些页面负责向用户呈现数据和内容，并允许用户与系统交互。该图还模拟了：a.构成控制器层一部分的类；b.用户交互（例如，视图页面的“提交”）与负责为其服务的模型类的方法之间的关联；c、 视图类的属性（对应于应用程序提供/请求的数据）与管理它们的模型类的方法之间的关联。d、 视图页面之间的导航链接。三。一个或多个UML序列图，描述在执行复杂的用户活动和web事务期间系统各组件之间的交互及其状态转换。此外，此图还用于描述与执行模型类方法的不同返回值相关联的视图页面之间的导航步骤</w:t>
      </w:r>
      <w:r>
        <w:rPr>
          <w:rFonts w:ascii="宋体" w:eastAsia="宋体" w:hAnsi="宋体" w:cs="瀹嬩綋" w:hint="eastAsia"/>
          <w:kern w:val="0"/>
          <w:sz w:val="24"/>
          <w:szCs w:val="24"/>
        </w:rPr>
        <w:t>。</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083722">
        <w:rPr>
          <w:rFonts w:ascii="宋体" w:eastAsia="宋体" w:hAnsi="宋体" w:cs="瀹嬩綋" w:hint="eastAsia"/>
          <w:kern w:val="0"/>
          <w:sz w:val="24"/>
          <w:szCs w:val="24"/>
        </w:rPr>
        <w:t>最终的总体模型独立于为实现应用程序而选择的特定技术，因此它是MDA体系结构中的PIM，但是它已经足够详细，可以指导应用程序的开发团队。该模型可用于使用基于MVC模式的任何实现技术创建应用程序。在实验的基础上，我们使用了Java ServerFaces框架。</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p>
    <w:p w:rsidR="00FC1F47" w:rsidRDefault="00FC1F47" w:rsidP="00FC1F47">
      <w:pPr>
        <w:autoSpaceDE w:val="0"/>
        <w:autoSpaceDN w:val="0"/>
        <w:adjustRightInd w:val="0"/>
        <w:spacing w:line="288" w:lineRule="auto"/>
        <w:rPr>
          <w:rFonts w:ascii="宋体" w:eastAsia="宋体" w:hAnsi="宋体" w:cs="瀹嬩綋"/>
          <w:kern w:val="0"/>
          <w:sz w:val="24"/>
          <w:szCs w:val="24"/>
        </w:rPr>
      </w:pPr>
      <w:r w:rsidRPr="00083722">
        <w:rPr>
          <w:rFonts w:ascii="宋体" w:eastAsia="宋体" w:hAnsi="宋体" w:cs="瀹嬩綋" w:hint="eastAsia"/>
          <w:kern w:val="0"/>
          <w:sz w:val="24"/>
          <w:szCs w:val="24"/>
        </w:rPr>
        <w:t>3.3</w:t>
      </w:r>
      <w:r>
        <w:rPr>
          <w:rFonts w:ascii="宋体" w:eastAsia="宋体" w:hAnsi="宋体" w:cs="瀹嬩綋"/>
          <w:kern w:val="0"/>
          <w:sz w:val="24"/>
          <w:szCs w:val="24"/>
        </w:rPr>
        <w:t xml:space="preserve"> </w:t>
      </w:r>
      <w:r w:rsidRPr="00083722">
        <w:rPr>
          <w:rFonts w:ascii="宋体" w:eastAsia="宋体" w:hAnsi="宋体" w:cs="瀹嬩綋" w:hint="eastAsia"/>
          <w:kern w:val="0"/>
          <w:sz w:val="24"/>
          <w:szCs w:val="24"/>
        </w:rPr>
        <w:t>将UWA概念模型映射到UML-MVC逻辑模型</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915CF5">
        <w:rPr>
          <w:rFonts w:ascii="宋体" w:eastAsia="宋体" w:hAnsi="宋体" w:cs="瀹嬩綋" w:hint="eastAsia"/>
          <w:kern w:val="0"/>
          <w:sz w:val="24"/>
          <w:szCs w:val="24"/>
        </w:rPr>
        <w:t>UWA概念模型到UML-MVC逻辑模型的转换是通过一组映射启发来完成的，这些映射启发在UWA模型和建模概念之间创建适当的对应关系，其中包含MVC体系结构的组件和逻辑模型的元素。表1总结了这些启发式方法：第一列列出了UWA概念模型；第二列列出了每个UWA模型中包含的主要建模概念；第三列报告了MVC体系结构的各个层，将考虑的UWA建模概念映射到这些层上；最后，第四列报告了起源于UWA概念的逻辑模型。我们定义的UML-MVC逻辑模型的元素包括：（i）MCD的类、类属性和类方法；（ii）VCD的客户端和服务器页类；（iii）控制器类将用户与VCD页的交互映射到MCD的类方法；（i v）MCD的类之间的关联；（v）MCD的类之间的关联使用MCD类方法的VCD类的属性；（vi）VCD页面</w:t>
      </w:r>
      <w:r w:rsidRPr="00915CF5">
        <w:rPr>
          <w:rFonts w:ascii="宋体" w:eastAsia="宋体" w:hAnsi="宋体" w:cs="瀹嬩綋" w:hint="eastAsia"/>
          <w:kern w:val="0"/>
          <w:sz w:val="24"/>
          <w:szCs w:val="24"/>
        </w:rPr>
        <w:lastRenderedPageBreak/>
        <w:t>之间的导航链接；（vii）表示事务工作流的序列图和由控制器实现的导航规则。</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915CF5">
        <w:rPr>
          <w:rFonts w:ascii="宋体" w:eastAsia="宋体" w:hAnsi="宋体" w:cs="瀹嬩綋" w:hint="eastAsia"/>
          <w:kern w:val="0"/>
          <w:sz w:val="24"/>
          <w:szCs w:val="24"/>
        </w:rPr>
        <w:t>广义上讲，UWA信息和事务模型合并到MCD中，而UWA导航和发布模型合并到VCD中。视图页面的属性和用户交互元素与模型类方法之间的关联源于导航模型，间接地源于事务模型。此外，从UWA事务模型中还创建了UML序列图。</w:t>
      </w:r>
    </w:p>
    <w:p w:rsidR="00FC1F47" w:rsidRDefault="00FC1F47" w:rsidP="00FC1F47">
      <w:pPr>
        <w:autoSpaceDE w:val="0"/>
        <w:autoSpaceDN w:val="0"/>
        <w:adjustRightInd w:val="0"/>
        <w:spacing w:line="288" w:lineRule="auto"/>
        <w:ind w:firstLineChars="200" w:firstLine="480"/>
        <w:rPr>
          <w:rFonts w:ascii="宋体" w:eastAsia="宋体" w:hAnsi="宋体" w:cs="瀹嬩綋" w:hint="eastAsia"/>
          <w:kern w:val="0"/>
          <w:sz w:val="24"/>
          <w:szCs w:val="24"/>
        </w:rPr>
      </w:pPr>
    </w:p>
    <w:p w:rsidR="00FC1F47" w:rsidRDefault="00FC1F47" w:rsidP="00FC1F47">
      <w:pPr>
        <w:autoSpaceDE w:val="0"/>
        <w:autoSpaceDN w:val="0"/>
        <w:adjustRightInd w:val="0"/>
        <w:spacing w:line="288" w:lineRule="auto"/>
        <w:rPr>
          <w:rFonts w:ascii="宋体" w:eastAsia="宋体" w:hAnsi="宋体" w:cs="瀹嬩綋"/>
          <w:kern w:val="0"/>
          <w:sz w:val="24"/>
          <w:szCs w:val="24"/>
        </w:rPr>
      </w:pPr>
      <w:r w:rsidRPr="00915CF5">
        <w:rPr>
          <w:rFonts w:ascii="宋体" w:eastAsia="宋体" w:hAnsi="宋体" w:cs="瀹嬩綋" w:hint="eastAsia"/>
          <w:kern w:val="0"/>
          <w:sz w:val="24"/>
          <w:szCs w:val="24"/>
        </w:rPr>
        <w:t>3.4</w:t>
      </w:r>
      <w:r>
        <w:rPr>
          <w:rFonts w:ascii="宋体" w:eastAsia="宋体" w:hAnsi="宋体" w:cs="瀹嬩綋"/>
          <w:kern w:val="0"/>
          <w:sz w:val="24"/>
          <w:szCs w:val="24"/>
        </w:rPr>
        <w:t xml:space="preserve"> </w:t>
      </w:r>
      <w:r w:rsidRPr="00915CF5">
        <w:rPr>
          <w:rFonts w:ascii="宋体" w:eastAsia="宋体" w:hAnsi="宋体" w:cs="瀹嬩綋" w:hint="eastAsia"/>
          <w:kern w:val="0"/>
          <w:sz w:val="24"/>
          <w:szCs w:val="24"/>
        </w:rPr>
        <w:t>将UML-MVC逻辑模型映射到JavaServerFaces平台特定模型</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915CF5">
        <w:rPr>
          <w:rFonts w:ascii="宋体" w:eastAsia="宋体" w:hAnsi="宋体" w:cs="瀹嬩綋" w:hint="eastAsia"/>
          <w:kern w:val="0"/>
          <w:sz w:val="24"/>
          <w:szCs w:val="24"/>
        </w:rPr>
        <w:t>JSF技术是MVC架构设计模式的Java实现，通过在页面中组装可重用的UI组件，将这些组件连接到应用程序数据源，并将客户端生成的事件连接到服务器端事件处理程序，简化了web应用程序用户界面的构建。如图3底部所示，JSF架构是MVC架构的一个特殊化，其中模型组件是通过Java业务对象实现的，视图组件是由JavaServer Pages（JSP）组成的，其中自定义标记库用于表示JSF用户界面组件，控制器是由名为FacesServlet的Servlet实现。</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r w:rsidRPr="00915CF5">
        <w:rPr>
          <w:rFonts w:ascii="宋体" w:eastAsia="宋体" w:hAnsi="宋体" w:cs="瀹嬩綋" w:hint="eastAsia"/>
          <w:kern w:val="0"/>
          <w:sz w:val="24"/>
          <w:szCs w:val="24"/>
        </w:rPr>
        <w:t>要将UML-MVC逻辑模型映射到JSF软件组件上，可以使用以下准则：1。MCD的类被映射到Java业务对象上，如JavaBeans（JB）或EnterpriseJavaBeans（EJB）。2。VCD的类是通过Java服务器页面实现的，包括通过JSF标记指定的JSF用户界面组件。三。VCD页面与MCD中类方法之间的关联用于定义Java服务器页面中包含的表示JSF组件与Java业务对象的属性和方法之间的关联。四。控制器类和VCD中MCD类之间的关联，以及从导航规则序列图中获得的与执行模型类方法的不同返回值相关的信息，用于定义“面-配置.xml“FacesServlet控制器的配置文件。</w:t>
      </w:r>
    </w:p>
    <w:p w:rsidR="00FC1F47" w:rsidRDefault="00FC1F47" w:rsidP="00FC1F47">
      <w:pPr>
        <w:autoSpaceDE w:val="0"/>
        <w:autoSpaceDN w:val="0"/>
        <w:adjustRightInd w:val="0"/>
        <w:spacing w:line="288" w:lineRule="auto"/>
        <w:ind w:firstLineChars="200" w:firstLine="480"/>
        <w:rPr>
          <w:rFonts w:ascii="宋体" w:eastAsia="宋体" w:hAnsi="宋体" w:cs="瀹嬩綋"/>
          <w:kern w:val="0"/>
          <w:sz w:val="24"/>
          <w:szCs w:val="24"/>
        </w:rPr>
      </w:pPr>
    </w:p>
    <w:p w:rsidR="00FC1F47" w:rsidRDefault="00FC1F47" w:rsidP="00FC1F47">
      <w:pPr>
        <w:autoSpaceDE w:val="0"/>
        <w:autoSpaceDN w:val="0"/>
        <w:adjustRightInd w:val="0"/>
        <w:spacing w:line="288" w:lineRule="auto"/>
        <w:rPr>
          <w:rFonts w:ascii="宋体" w:eastAsia="宋体" w:hAnsi="宋体" w:cs="瀹嬩綋"/>
          <w:kern w:val="0"/>
          <w:sz w:val="24"/>
          <w:szCs w:val="24"/>
        </w:rPr>
      </w:pPr>
      <w:r w:rsidRPr="00915CF5">
        <w:rPr>
          <w:rFonts w:ascii="宋体" w:eastAsia="宋体" w:hAnsi="宋体" w:cs="瀹嬩綋" w:hint="eastAsia"/>
          <w:kern w:val="0"/>
          <w:sz w:val="24"/>
          <w:szCs w:val="24"/>
        </w:rPr>
        <w:t>3.5</w:t>
      </w:r>
      <w:r>
        <w:rPr>
          <w:rFonts w:ascii="宋体" w:eastAsia="宋体" w:hAnsi="宋体" w:cs="瀹嬩綋"/>
          <w:kern w:val="0"/>
          <w:sz w:val="24"/>
          <w:szCs w:val="24"/>
        </w:rPr>
        <w:t xml:space="preserve"> </w:t>
      </w:r>
      <w:r w:rsidRPr="00915CF5">
        <w:rPr>
          <w:rFonts w:ascii="宋体" w:eastAsia="宋体" w:hAnsi="宋体" w:cs="瀹嬩綋" w:hint="eastAsia"/>
          <w:kern w:val="0"/>
          <w:sz w:val="24"/>
          <w:szCs w:val="24"/>
        </w:rPr>
        <w:t>方法的成本/收益</w:t>
      </w:r>
    </w:p>
    <w:p w:rsidR="00E36344" w:rsidRDefault="00FC1F47" w:rsidP="002177B5">
      <w:pPr>
        <w:widowControl/>
        <w:ind w:firstLine="420"/>
        <w:jc w:val="left"/>
        <w:rPr>
          <w:rFonts w:ascii="宋体" w:eastAsia="宋体" w:hAnsi="宋体" w:cs="瀹嬩綋"/>
          <w:kern w:val="0"/>
          <w:sz w:val="24"/>
          <w:szCs w:val="24"/>
        </w:rPr>
        <w:sectPr w:rsidR="00E36344" w:rsidSect="0075738C">
          <w:pgSz w:w="11906" w:h="16838" w:code="9"/>
          <w:pgMar w:top="1418" w:right="1418" w:bottom="1418" w:left="1418" w:header="851" w:footer="850" w:gutter="0"/>
          <w:cols w:space="425"/>
          <w:docGrid w:linePitch="312"/>
        </w:sectPr>
      </w:pPr>
      <w:r w:rsidRPr="00915CF5">
        <w:rPr>
          <w:rFonts w:ascii="宋体" w:eastAsia="宋体" w:hAnsi="宋体" w:cs="瀹嬩綋" w:hint="eastAsia"/>
          <w:kern w:val="0"/>
          <w:sz w:val="24"/>
          <w:szCs w:val="24"/>
        </w:rPr>
        <w:t>在web应用程序的开发过程中引入一个额外的设计阶段会导致开发过程的延长和复杂化，如果没有提供MDD的支持工具，则需要付出更多的努力。另一方面，无论是否有将概念模型自动转换为逻辑模型的工具，为开发人员提供更接近实现的模型都可以简化实现选择，减少编码时间，并有助于生成更高质量的软件。事实上，拥有一个一方面与概念模型直接相关，另一方面又与实现细节非常接近的模型，有助于开发以下应用程序：•当它们完全满足概念设计的要求时，具有更大的内部一致性；•更大的可用性，因为它们更能满足用户的期望；•更大的可维护性，作为设计和需求，因为对模型的任何更改对代码的影响（或者对代码的任何更改对模型的影响）都可以跟踪。该方法通过定义UML-MVC逻辑模型，使web应用程序的UWA概念设计与实现之间建立对应关系成为可能。维护和演进操作变得更加容易，需求跟踪成为可能，并且在整个应用程序生命周期中软件和文档之间保持一致。</w:t>
      </w:r>
      <w:r w:rsidR="006D66DC">
        <w:rPr>
          <w:rFonts w:ascii="宋体" w:eastAsia="宋体" w:hAnsi="宋体" w:cs="瀹嬩綋"/>
          <w:kern w:val="0"/>
          <w:sz w:val="24"/>
          <w:szCs w:val="24"/>
        </w:rPr>
        <w:br w:type="page"/>
      </w:r>
    </w:p>
    <w:p w:rsidR="00CF168C" w:rsidRPr="00982079" w:rsidRDefault="00CF168C" w:rsidP="00CF168C">
      <w:pPr>
        <w:jc w:val="center"/>
        <w:rPr>
          <w:b/>
          <w:sz w:val="30"/>
          <w:szCs w:val="30"/>
        </w:rPr>
      </w:pPr>
      <w:r w:rsidRPr="00982079">
        <w:rPr>
          <w:rFonts w:hint="eastAsia"/>
          <w:b/>
          <w:sz w:val="30"/>
          <w:szCs w:val="30"/>
        </w:rPr>
        <w:lastRenderedPageBreak/>
        <w:t>北</w:t>
      </w:r>
      <w:r w:rsidRPr="00982079">
        <w:rPr>
          <w:rFonts w:hint="eastAsia"/>
          <w:b/>
          <w:sz w:val="30"/>
          <w:szCs w:val="30"/>
        </w:rPr>
        <w:t xml:space="preserve"> </w:t>
      </w:r>
      <w:r w:rsidRPr="00982079">
        <w:rPr>
          <w:rFonts w:hint="eastAsia"/>
          <w:b/>
          <w:sz w:val="30"/>
          <w:szCs w:val="30"/>
        </w:rPr>
        <w:t>京</w:t>
      </w:r>
      <w:r w:rsidRPr="00982079">
        <w:rPr>
          <w:rFonts w:hint="eastAsia"/>
          <w:b/>
          <w:sz w:val="30"/>
          <w:szCs w:val="30"/>
        </w:rPr>
        <w:t xml:space="preserve"> </w:t>
      </w:r>
      <w:r w:rsidRPr="00982079">
        <w:rPr>
          <w:rFonts w:hint="eastAsia"/>
          <w:b/>
          <w:sz w:val="30"/>
          <w:szCs w:val="30"/>
        </w:rPr>
        <w:t>邮</w:t>
      </w:r>
      <w:r w:rsidRPr="00982079">
        <w:rPr>
          <w:rFonts w:hint="eastAsia"/>
          <w:b/>
          <w:sz w:val="30"/>
          <w:szCs w:val="30"/>
        </w:rPr>
        <w:t xml:space="preserve"> </w:t>
      </w:r>
      <w:r w:rsidRPr="00982079">
        <w:rPr>
          <w:rFonts w:hint="eastAsia"/>
          <w:b/>
          <w:sz w:val="30"/>
          <w:szCs w:val="30"/>
        </w:rPr>
        <w:t>电</w:t>
      </w:r>
      <w:r w:rsidRPr="00982079">
        <w:rPr>
          <w:rFonts w:hint="eastAsia"/>
          <w:b/>
          <w:sz w:val="30"/>
          <w:szCs w:val="30"/>
        </w:rPr>
        <w:t xml:space="preserve"> </w:t>
      </w:r>
      <w:r w:rsidRPr="00982079">
        <w:rPr>
          <w:rFonts w:hint="eastAsia"/>
          <w:b/>
          <w:sz w:val="30"/>
          <w:szCs w:val="30"/>
        </w:rPr>
        <w:t>大</w:t>
      </w:r>
      <w:r w:rsidRPr="00982079">
        <w:rPr>
          <w:rFonts w:hint="eastAsia"/>
          <w:b/>
          <w:sz w:val="30"/>
          <w:szCs w:val="30"/>
        </w:rPr>
        <w:t xml:space="preserve"> </w:t>
      </w:r>
      <w:r w:rsidRPr="00982079">
        <w:rPr>
          <w:rFonts w:hint="eastAsia"/>
          <w:b/>
          <w:sz w:val="30"/>
          <w:szCs w:val="30"/>
        </w:rPr>
        <w:t>学</w:t>
      </w:r>
      <w:bookmarkStart w:id="54" w:name="_Toc108584823"/>
    </w:p>
    <w:p w:rsidR="00CF168C" w:rsidRPr="00982079" w:rsidRDefault="00CF168C" w:rsidP="00CF168C">
      <w:pPr>
        <w:jc w:val="center"/>
        <w:rPr>
          <w:b/>
          <w:sz w:val="30"/>
          <w:szCs w:val="30"/>
        </w:rPr>
      </w:pPr>
      <w:r w:rsidRPr="00982079">
        <w:rPr>
          <w:rFonts w:hint="eastAsia"/>
          <w:b/>
          <w:sz w:val="30"/>
          <w:szCs w:val="30"/>
        </w:rPr>
        <w:t>本科毕业设计（论文）开题报告</w:t>
      </w:r>
      <w:bookmarkEnd w:id="54"/>
    </w:p>
    <w:tbl>
      <w:tblPr>
        <w:tblpPr w:leftFromText="180" w:rightFromText="180" w:vertAnchor="text" w:horzAnchor="margin" w:tblpXSpec="center" w:tblpY="158"/>
        <w:tblW w:w="92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908"/>
        <w:gridCol w:w="1800"/>
        <w:gridCol w:w="717"/>
        <w:gridCol w:w="363"/>
        <w:gridCol w:w="1260"/>
        <w:gridCol w:w="900"/>
        <w:gridCol w:w="1080"/>
        <w:gridCol w:w="1260"/>
      </w:tblGrid>
      <w:tr w:rsidR="00CF168C" w:rsidRPr="00982079" w:rsidTr="00927E70">
        <w:trPr>
          <w:trHeight w:val="453"/>
        </w:trPr>
        <w:tc>
          <w:tcPr>
            <w:tcW w:w="1908" w:type="dxa"/>
            <w:vAlign w:val="center"/>
          </w:tcPr>
          <w:p w:rsidR="00CF168C" w:rsidRPr="00982079" w:rsidRDefault="00CF168C" w:rsidP="00927E70">
            <w:pPr>
              <w:jc w:val="center"/>
            </w:pPr>
            <w:r w:rsidRPr="00982079">
              <w:rPr>
                <w:rFonts w:hint="eastAsia"/>
              </w:rPr>
              <w:t>学院</w:t>
            </w:r>
          </w:p>
        </w:tc>
        <w:tc>
          <w:tcPr>
            <w:tcW w:w="1800" w:type="dxa"/>
            <w:vAlign w:val="center"/>
          </w:tcPr>
          <w:p w:rsidR="00CF168C" w:rsidRPr="00982079" w:rsidRDefault="00CF168C" w:rsidP="00927E70">
            <w:pPr>
              <w:jc w:val="center"/>
            </w:pPr>
            <w:r>
              <w:rPr>
                <w:rFonts w:hint="eastAsia"/>
              </w:rPr>
              <w:t>计算机学院</w:t>
            </w:r>
          </w:p>
        </w:tc>
        <w:tc>
          <w:tcPr>
            <w:tcW w:w="1080" w:type="dxa"/>
            <w:gridSpan w:val="2"/>
            <w:vAlign w:val="center"/>
          </w:tcPr>
          <w:p w:rsidR="00CF168C" w:rsidRPr="00982079" w:rsidRDefault="00CF168C" w:rsidP="00927E70">
            <w:pPr>
              <w:ind w:left="17"/>
              <w:jc w:val="center"/>
            </w:pPr>
            <w:r w:rsidRPr="00982079">
              <w:rPr>
                <w:rFonts w:hint="eastAsia"/>
              </w:rPr>
              <w:t>专业</w:t>
            </w:r>
          </w:p>
        </w:tc>
        <w:tc>
          <w:tcPr>
            <w:tcW w:w="2160" w:type="dxa"/>
            <w:gridSpan w:val="2"/>
            <w:vAlign w:val="center"/>
          </w:tcPr>
          <w:p w:rsidR="00CF168C" w:rsidRPr="00982079" w:rsidRDefault="00CF168C" w:rsidP="00927E70">
            <w:pPr>
              <w:jc w:val="center"/>
            </w:pPr>
            <w:r>
              <w:rPr>
                <w:rFonts w:hint="eastAsia"/>
              </w:rPr>
              <w:t>网络工程</w:t>
            </w:r>
          </w:p>
        </w:tc>
        <w:tc>
          <w:tcPr>
            <w:tcW w:w="1080" w:type="dxa"/>
            <w:vAlign w:val="center"/>
          </w:tcPr>
          <w:p w:rsidR="00CF168C" w:rsidRPr="00982079" w:rsidRDefault="00CF168C" w:rsidP="00927E70">
            <w:pPr>
              <w:jc w:val="center"/>
            </w:pPr>
            <w:r w:rsidRPr="00982079">
              <w:rPr>
                <w:rFonts w:hint="eastAsia"/>
              </w:rPr>
              <w:t>班级</w:t>
            </w:r>
          </w:p>
        </w:tc>
        <w:tc>
          <w:tcPr>
            <w:tcW w:w="1260" w:type="dxa"/>
            <w:vAlign w:val="center"/>
          </w:tcPr>
          <w:p w:rsidR="00CF168C" w:rsidRPr="00982079" w:rsidRDefault="00CF168C" w:rsidP="00927E70">
            <w:pPr>
              <w:jc w:val="center"/>
            </w:pPr>
            <w:r>
              <w:rPr>
                <w:rFonts w:hint="eastAsia"/>
              </w:rPr>
              <w:t>11</w:t>
            </w:r>
            <w:r>
              <w:rPr>
                <w:rFonts w:hint="eastAsia"/>
              </w:rPr>
              <w:t>班</w:t>
            </w:r>
          </w:p>
        </w:tc>
      </w:tr>
      <w:tr w:rsidR="00CF168C" w:rsidRPr="00982079" w:rsidTr="00927E70">
        <w:trPr>
          <w:trHeight w:val="270"/>
        </w:trPr>
        <w:tc>
          <w:tcPr>
            <w:tcW w:w="1908" w:type="dxa"/>
            <w:vAlign w:val="center"/>
          </w:tcPr>
          <w:p w:rsidR="00CF168C" w:rsidRPr="00982079" w:rsidRDefault="00CF168C" w:rsidP="00927E70">
            <w:pPr>
              <w:spacing w:line="360" w:lineRule="auto"/>
              <w:jc w:val="center"/>
            </w:pPr>
            <w:r w:rsidRPr="00982079">
              <w:rPr>
                <w:rFonts w:hint="eastAsia"/>
              </w:rPr>
              <w:t>学生姓名</w:t>
            </w:r>
          </w:p>
        </w:tc>
        <w:tc>
          <w:tcPr>
            <w:tcW w:w="1800" w:type="dxa"/>
            <w:vAlign w:val="center"/>
          </w:tcPr>
          <w:p w:rsidR="00CF168C" w:rsidRPr="00982079" w:rsidRDefault="00CF168C" w:rsidP="00927E70">
            <w:pPr>
              <w:spacing w:line="360" w:lineRule="auto"/>
              <w:jc w:val="center"/>
            </w:pPr>
            <w:r>
              <w:rPr>
                <w:rFonts w:hint="eastAsia"/>
              </w:rPr>
              <w:t>赵瑞</w:t>
            </w:r>
          </w:p>
        </w:tc>
        <w:tc>
          <w:tcPr>
            <w:tcW w:w="1080" w:type="dxa"/>
            <w:gridSpan w:val="2"/>
            <w:vAlign w:val="center"/>
          </w:tcPr>
          <w:p w:rsidR="00CF168C" w:rsidRPr="00982079" w:rsidRDefault="00CF168C" w:rsidP="00927E70">
            <w:pPr>
              <w:spacing w:line="360" w:lineRule="auto"/>
              <w:jc w:val="center"/>
            </w:pPr>
            <w:r w:rsidRPr="00982079">
              <w:rPr>
                <w:rFonts w:hint="eastAsia"/>
              </w:rPr>
              <w:t>学号</w:t>
            </w:r>
          </w:p>
        </w:tc>
        <w:tc>
          <w:tcPr>
            <w:tcW w:w="2160" w:type="dxa"/>
            <w:gridSpan w:val="2"/>
            <w:vAlign w:val="center"/>
          </w:tcPr>
          <w:p w:rsidR="00CF168C" w:rsidRPr="00982079" w:rsidRDefault="00CF168C" w:rsidP="00927E70">
            <w:pPr>
              <w:spacing w:line="360" w:lineRule="auto"/>
              <w:ind w:left="30"/>
              <w:jc w:val="center"/>
            </w:pPr>
            <w:r>
              <w:rPr>
                <w:rFonts w:hint="eastAsia"/>
              </w:rPr>
              <w:t>2016211425</w:t>
            </w:r>
          </w:p>
        </w:tc>
        <w:tc>
          <w:tcPr>
            <w:tcW w:w="1080" w:type="dxa"/>
            <w:vAlign w:val="center"/>
          </w:tcPr>
          <w:p w:rsidR="00CF168C" w:rsidRPr="00982079" w:rsidRDefault="00CF168C" w:rsidP="00927E70">
            <w:pPr>
              <w:spacing w:line="360" w:lineRule="auto"/>
              <w:jc w:val="center"/>
            </w:pPr>
            <w:r w:rsidRPr="00982079">
              <w:rPr>
                <w:rFonts w:hint="eastAsia"/>
              </w:rPr>
              <w:t>班内序号</w:t>
            </w:r>
          </w:p>
        </w:tc>
        <w:tc>
          <w:tcPr>
            <w:tcW w:w="1260" w:type="dxa"/>
            <w:vAlign w:val="center"/>
          </w:tcPr>
          <w:p w:rsidR="00CF168C" w:rsidRPr="00982079" w:rsidRDefault="00CF168C" w:rsidP="00927E70">
            <w:pPr>
              <w:spacing w:line="360" w:lineRule="auto"/>
              <w:jc w:val="center"/>
            </w:pPr>
            <w:r>
              <w:rPr>
                <w:rFonts w:hint="eastAsia"/>
              </w:rPr>
              <w:t>16</w:t>
            </w:r>
          </w:p>
        </w:tc>
      </w:tr>
      <w:tr w:rsidR="00CF168C" w:rsidRPr="00982079" w:rsidTr="00927E70">
        <w:trPr>
          <w:trHeight w:val="270"/>
        </w:trPr>
        <w:tc>
          <w:tcPr>
            <w:tcW w:w="1908" w:type="dxa"/>
            <w:vAlign w:val="center"/>
          </w:tcPr>
          <w:p w:rsidR="00CF168C" w:rsidRPr="00982079" w:rsidRDefault="00CF168C" w:rsidP="00927E70">
            <w:pPr>
              <w:spacing w:line="360" w:lineRule="auto"/>
              <w:jc w:val="center"/>
            </w:pPr>
            <w:r w:rsidRPr="00982079">
              <w:rPr>
                <w:rFonts w:hint="eastAsia"/>
              </w:rPr>
              <w:t>指导教师姓名</w:t>
            </w:r>
          </w:p>
        </w:tc>
        <w:tc>
          <w:tcPr>
            <w:tcW w:w="1800" w:type="dxa"/>
            <w:vAlign w:val="center"/>
          </w:tcPr>
          <w:p w:rsidR="00CF168C" w:rsidRPr="00982079" w:rsidRDefault="00CF168C" w:rsidP="00927E70">
            <w:pPr>
              <w:spacing w:line="360" w:lineRule="auto"/>
              <w:jc w:val="center"/>
            </w:pPr>
            <w:r>
              <w:rPr>
                <w:rFonts w:hint="eastAsia"/>
              </w:rPr>
              <w:t>吴起凡</w:t>
            </w:r>
          </w:p>
        </w:tc>
        <w:tc>
          <w:tcPr>
            <w:tcW w:w="1080" w:type="dxa"/>
            <w:gridSpan w:val="2"/>
            <w:vAlign w:val="center"/>
          </w:tcPr>
          <w:p w:rsidR="00CF168C" w:rsidRPr="00982079" w:rsidRDefault="00CF168C" w:rsidP="00927E70">
            <w:pPr>
              <w:spacing w:line="360" w:lineRule="auto"/>
              <w:jc w:val="center"/>
            </w:pPr>
            <w:r w:rsidRPr="00982079">
              <w:rPr>
                <w:rFonts w:hint="eastAsia"/>
              </w:rPr>
              <w:t>所在单位</w:t>
            </w:r>
          </w:p>
        </w:tc>
        <w:tc>
          <w:tcPr>
            <w:tcW w:w="2160" w:type="dxa"/>
            <w:gridSpan w:val="2"/>
            <w:vAlign w:val="center"/>
          </w:tcPr>
          <w:p w:rsidR="00CF168C" w:rsidRPr="00982079" w:rsidRDefault="00CF168C" w:rsidP="00927E70">
            <w:pPr>
              <w:spacing w:line="360" w:lineRule="auto"/>
              <w:jc w:val="center"/>
            </w:pPr>
            <w:r>
              <w:rPr>
                <w:rFonts w:hint="eastAsia"/>
              </w:rPr>
              <w:t>计算机学院</w:t>
            </w:r>
          </w:p>
        </w:tc>
        <w:tc>
          <w:tcPr>
            <w:tcW w:w="1080" w:type="dxa"/>
            <w:vAlign w:val="center"/>
          </w:tcPr>
          <w:p w:rsidR="00CF168C" w:rsidRPr="00982079" w:rsidRDefault="00CF168C" w:rsidP="00927E70">
            <w:pPr>
              <w:spacing w:line="360" w:lineRule="auto"/>
              <w:jc w:val="center"/>
            </w:pPr>
            <w:r w:rsidRPr="00982079">
              <w:rPr>
                <w:rFonts w:hint="eastAsia"/>
              </w:rPr>
              <w:t>职称</w:t>
            </w:r>
          </w:p>
        </w:tc>
        <w:tc>
          <w:tcPr>
            <w:tcW w:w="1260" w:type="dxa"/>
            <w:vAlign w:val="center"/>
          </w:tcPr>
          <w:p w:rsidR="00CF168C" w:rsidRPr="00982079" w:rsidRDefault="00CF168C" w:rsidP="00927E70">
            <w:pPr>
              <w:spacing w:line="360" w:lineRule="auto"/>
              <w:jc w:val="center"/>
            </w:pPr>
            <w:r>
              <w:rPr>
                <w:rFonts w:hint="eastAsia"/>
              </w:rPr>
              <w:t>高工</w:t>
            </w:r>
          </w:p>
        </w:tc>
      </w:tr>
      <w:tr w:rsidR="00CF168C" w:rsidRPr="00982079" w:rsidTr="00927E70">
        <w:trPr>
          <w:trHeight w:val="255"/>
        </w:trPr>
        <w:tc>
          <w:tcPr>
            <w:tcW w:w="1908" w:type="dxa"/>
            <w:vMerge w:val="restart"/>
            <w:vAlign w:val="center"/>
          </w:tcPr>
          <w:p w:rsidR="00CF168C" w:rsidRPr="00982079" w:rsidRDefault="00CF168C" w:rsidP="00927E70">
            <w:pPr>
              <w:spacing w:line="360" w:lineRule="auto"/>
              <w:jc w:val="center"/>
            </w:pPr>
            <w:r w:rsidRPr="00982079">
              <w:rPr>
                <w:rFonts w:hint="eastAsia"/>
              </w:rPr>
              <w:t>设计（论文）题目</w:t>
            </w:r>
          </w:p>
        </w:tc>
        <w:tc>
          <w:tcPr>
            <w:tcW w:w="7380" w:type="dxa"/>
            <w:gridSpan w:val="7"/>
            <w:vAlign w:val="center"/>
          </w:tcPr>
          <w:p w:rsidR="00CF168C" w:rsidRPr="000967E8" w:rsidRDefault="00CF168C" w:rsidP="00927E70">
            <w:pPr>
              <w:spacing w:line="360" w:lineRule="auto"/>
              <w:ind w:left="30"/>
              <w:rPr>
                <w:sz w:val="18"/>
                <w:szCs w:val="18"/>
              </w:rPr>
            </w:pPr>
            <w:r w:rsidRPr="000967E8">
              <w:rPr>
                <w:rFonts w:hint="eastAsia"/>
                <w:sz w:val="18"/>
                <w:szCs w:val="18"/>
              </w:rPr>
              <w:t>（中文）</w:t>
            </w:r>
            <w:r>
              <w:rPr>
                <w:rFonts w:hint="eastAsia"/>
                <w:sz w:val="18"/>
                <w:szCs w:val="18"/>
              </w:rPr>
              <w:t>学生作业批改系统</w:t>
            </w:r>
          </w:p>
        </w:tc>
      </w:tr>
      <w:tr w:rsidR="00CF168C" w:rsidRPr="00982079" w:rsidTr="00927E70">
        <w:trPr>
          <w:trHeight w:val="255"/>
        </w:trPr>
        <w:tc>
          <w:tcPr>
            <w:tcW w:w="1908" w:type="dxa"/>
            <w:vMerge/>
            <w:vAlign w:val="center"/>
          </w:tcPr>
          <w:p w:rsidR="00CF168C" w:rsidRPr="00982079" w:rsidRDefault="00CF168C" w:rsidP="00927E70">
            <w:pPr>
              <w:spacing w:line="360" w:lineRule="auto"/>
              <w:jc w:val="center"/>
            </w:pPr>
          </w:p>
        </w:tc>
        <w:tc>
          <w:tcPr>
            <w:tcW w:w="7380" w:type="dxa"/>
            <w:gridSpan w:val="7"/>
            <w:vAlign w:val="center"/>
          </w:tcPr>
          <w:p w:rsidR="00CF168C" w:rsidRPr="000967E8" w:rsidRDefault="00CF168C" w:rsidP="00927E70">
            <w:pPr>
              <w:spacing w:line="360" w:lineRule="auto"/>
              <w:ind w:left="30"/>
              <w:rPr>
                <w:sz w:val="18"/>
                <w:szCs w:val="18"/>
              </w:rPr>
            </w:pPr>
            <w:r w:rsidRPr="000967E8">
              <w:rPr>
                <w:rFonts w:hint="eastAsia"/>
                <w:sz w:val="18"/>
                <w:szCs w:val="18"/>
              </w:rPr>
              <w:t>（英文）</w:t>
            </w:r>
            <w:r>
              <w:rPr>
                <w:rFonts w:hint="eastAsia"/>
                <w:sz w:val="18"/>
                <w:szCs w:val="18"/>
              </w:rPr>
              <w:t>Student</w:t>
            </w:r>
            <w:r>
              <w:rPr>
                <w:sz w:val="18"/>
                <w:szCs w:val="18"/>
              </w:rPr>
              <w:t xml:space="preserve"> H</w:t>
            </w:r>
            <w:r>
              <w:rPr>
                <w:rFonts w:hint="eastAsia"/>
                <w:sz w:val="18"/>
                <w:szCs w:val="18"/>
              </w:rPr>
              <w:t>omework</w:t>
            </w:r>
            <w:r>
              <w:rPr>
                <w:sz w:val="18"/>
                <w:szCs w:val="18"/>
              </w:rPr>
              <w:t xml:space="preserve"> C</w:t>
            </w:r>
            <w:r>
              <w:rPr>
                <w:rFonts w:hint="eastAsia"/>
                <w:sz w:val="18"/>
                <w:szCs w:val="18"/>
              </w:rPr>
              <w:t>orrecting</w:t>
            </w:r>
            <w:r>
              <w:rPr>
                <w:sz w:val="18"/>
                <w:szCs w:val="18"/>
              </w:rPr>
              <w:t xml:space="preserve"> System</w:t>
            </w:r>
          </w:p>
        </w:tc>
      </w:tr>
      <w:tr w:rsidR="00CF168C" w:rsidRPr="00982079" w:rsidTr="00927E70">
        <w:trPr>
          <w:trHeight w:val="9761"/>
        </w:trPr>
        <w:tc>
          <w:tcPr>
            <w:tcW w:w="9288" w:type="dxa"/>
            <w:gridSpan w:val="8"/>
            <w:tcBorders>
              <w:top w:val="single" w:sz="4" w:space="0" w:color="auto"/>
            </w:tcBorders>
          </w:tcPr>
          <w:p w:rsidR="00CF168C" w:rsidRPr="005860F5" w:rsidRDefault="00CF168C" w:rsidP="00927E70">
            <w:pPr>
              <w:spacing w:line="360" w:lineRule="atLeast"/>
            </w:pPr>
            <w:r w:rsidRPr="00982079">
              <w:rPr>
                <w:rFonts w:hint="eastAsia"/>
              </w:rPr>
              <w:t>毕业设计（论文）开题报告内容：</w:t>
            </w:r>
            <w:r w:rsidRPr="005860F5">
              <w:t xml:space="preserve"> </w:t>
            </w:r>
          </w:p>
          <w:p w:rsidR="00CF168C" w:rsidRDefault="00CF168C" w:rsidP="00927E70">
            <w:pPr>
              <w:spacing w:line="360" w:lineRule="atLeast"/>
            </w:pPr>
            <w:r>
              <w:rPr>
                <w:rFonts w:hint="eastAsia"/>
              </w:rPr>
              <w:t>1.</w:t>
            </w:r>
            <w:r w:rsidRPr="004D3710">
              <w:rPr>
                <w:rFonts w:hint="eastAsia"/>
              </w:rPr>
              <w:t>课题背景及意义：</w:t>
            </w:r>
          </w:p>
          <w:p w:rsidR="00CF168C" w:rsidRDefault="00CF168C" w:rsidP="00927E70">
            <w:pPr>
              <w:spacing w:line="360" w:lineRule="atLeast"/>
              <w:ind w:firstLineChars="400" w:firstLine="840"/>
            </w:pPr>
            <w:r w:rsidRPr="004D3710">
              <w:rPr>
                <w:rFonts w:hint="eastAsia"/>
              </w:rPr>
              <w:t>时至今日，随着</w:t>
            </w:r>
            <w:r>
              <w:rPr>
                <w:rFonts w:hint="eastAsia"/>
              </w:rPr>
              <w:t>高校</w:t>
            </w:r>
            <w:r w:rsidRPr="004D3710">
              <w:rPr>
                <w:rFonts w:hint="eastAsia"/>
              </w:rPr>
              <w:t>课业的多样化和</w:t>
            </w:r>
            <w:r>
              <w:rPr>
                <w:rFonts w:hint="eastAsia"/>
              </w:rPr>
              <w:t>计算机网络的高速发展，传统作业布置和纸质版提交愈发显得笨重繁琐，依靠课代表收集作业的模式不能确保每次作业收集的稳定性，大大降低了学生作业批改的效率，尤其是对于习惯了网络便利的当代大学生而言，日常生活中的作业保管和忘记作业时间等问题屡见不鲜，而网络的高效便利恰恰与之互补。</w:t>
            </w:r>
          </w:p>
          <w:p w:rsidR="00CF168C" w:rsidRDefault="00CF168C" w:rsidP="00927E70">
            <w:pPr>
              <w:spacing w:line="360" w:lineRule="atLeast"/>
              <w:ind w:firstLineChars="400" w:firstLine="840"/>
            </w:pPr>
            <w:r>
              <w:rPr>
                <w:rFonts w:hint="eastAsia"/>
              </w:rPr>
              <w:t>针对这种普遍存在的情况，构建一个“学生作业批改系统”线上平台，为学生提供便利的作业提交渠道和长久的作业保存，能够减轻学生不必要的过失（忘记提交时限、丢失作业等）；对于教师，能够省去传统通过线下布置作业并通过课代表收集统计的时间，在“学生作业批改系统”中实现一键批量下载和批量上传也能够大大节约教师时间。科技的发展应该更好的服务人们的生活工作，该系统应用于学校能更好地统计学生的平时成绩，在期末这种工作繁多的时候能够提供很大帮助，该系统的开发具有深远的现实意义，可谓百益而无一害。</w:t>
            </w:r>
          </w:p>
          <w:p w:rsidR="00CF168C" w:rsidRDefault="00CF168C" w:rsidP="00927E70">
            <w:pPr>
              <w:spacing w:line="360" w:lineRule="atLeast"/>
            </w:pPr>
          </w:p>
          <w:p w:rsidR="00CF168C" w:rsidRDefault="00CF168C" w:rsidP="00927E70">
            <w:pPr>
              <w:spacing w:line="360" w:lineRule="atLeast"/>
            </w:pPr>
            <w:r>
              <w:rPr>
                <w:rFonts w:hint="eastAsia"/>
              </w:rPr>
              <w:t>2.</w:t>
            </w:r>
            <w:r>
              <w:rPr>
                <w:rFonts w:hint="eastAsia"/>
              </w:rPr>
              <w:t>基本内容和主要问题：</w:t>
            </w:r>
          </w:p>
          <w:p w:rsidR="00CF168C" w:rsidRDefault="00CF168C" w:rsidP="00927E70">
            <w:pPr>
              <w:spacing w:line="360" w:lineRule="atLeast"/>
              <w:ind w:firstLineChars="400" w:firstLine="840"/>
            </w:pPr>
            <w:r>
              <w:rPr>
                <w:rFonts w:hint="eastAsia"/>
              </w:rPr>
              <w:t>2.1</w:t>
            </w:r>
            <w:r>
              <w:rPr>
                <w:rFonts w:hint="eastAsia"/>
              </w:rPr>
              <w:t>基本内容</w:t>
            </w:r>
          </w:p>
          <w:p w:rsidR="00CF168C" w:rsidRPr="00141A59" w:rsidRDefault="00CF168C" w:rsidP="00927E70">
            <w:pPr>
              <w:spacing w:line="360" w:lineRule="atLeast"/>
              <w:ind w:firstLineChars="400" w:firstLine="840"/>
            </w:pPr>
            <w:r>
              <w:rPr>
                <w:rFonts w:hint="eastAsia"/>
              </w:rPr>
              <w:t>采用</w:t>
            </w:r>
            <w:r>
              <w:t>Java Web</w:t>
            </w:r>
            <w:r>
              <w:rPr>
                <w:rFonts w:hint="eastAsia"/>
              </w:rPr>
              <w:t>技术，配套相应工具实现一个应用于学校的“学生作业批改系统”，</w:t>
            </w:r>
            <w:r w:rsidRPr="00141A59">
              <w:rPr>
                <w:rFonts w:hint="eastAsia"/>
              </w:rPr>
              <w:t>为在校师生提供一个功能强大且便利简洁的平台，项目开发基于软件工程流程。基本内容包含管理员、教师和学生三个角色，并分模块实现各角色对应基础功能：包括管理员对成员、课程、年级及班级的管理，教师布置作业、下载批改作业及打分统计，学生下载提交作业和分数查看，以及通用的个人资料、修改密码和退出登录，并在此基础上进行功能拓展和性能优化。设计功能时需要充分考虑实际使用情况，结合现实问题全面分析，构建数据流图，力求通过分析得到各模块的细致划分；勇于在项目实现中尝试新技术，</w:t>
            </w:r>
            <w:r>
              <w:rPr>
                <w:rFonts w:hint="eastAsia"/>
              </w:rPr>
              <w:t>充分</w:t>
            </w:r>
            <w:r w:rsidRPr="00141A59">
              <w:rPr>
                <w:rFonts w:hint="eastAsia"/>
              </w:rPr>
              <w:t>发挥创造力和想象力，做出让人眼前一亮的设计；</w:t>
            </w:r>
            <w:r>
              <w:rPr>
                <w:rFonts w:hint="eastAsia"/>
              </w:rPr>
              <w:t>具体实现中应当</w:t>
            </w:r>
            <w:r w:rsidRPr="00141A59">
              <w:rPr>
                <w:rFonts w:hint="eastAsia"/>
              </w:rPr>
              <w:t>对比不同设计和不同代码实现的差别优劣，选取更加稳定高效的方案实现。</w:t>
            </w:r>
          </w:p>
          <w:p w:rsidR="00CF168C" w:rsidRDefault="00CF168C" w:rsidP="00927E70">
            <w:pPr>
              <w:spacing w:line="360" w:lineRule="atLeast"/>
              <w:ind w:firstLineChars="400" w:firstLine="840"/>
            </w:pPr>
            <w:r>
              <w:rPr>
                <w:rFonts w:hint="eastAsia"/>
              </w:rPr>
              <w:t>2.2</w:t>
            </w:r>
            <w:r>
              <w:rPr>
                <w:rFonts w:hint="eastAsia"/>
              </w:rPr>
              <w:t>主要问题</w:t>
            </w:r>
          </w:p>
          <w:p w:rsidR="00CF168C" w:rsidRDefault="00CF168C" w:rsidP="00927E70">
            <w:pPr>
              <w:spacing w:line="360" w:lineRule="atLeast"/>
              <w:ind w:firstLineChars="400" w:firstLine="840"/>
            </w:pPr>
            <w:r>
              <w:rPr>
                <w:rFonts w:hint="eastAsia"/>
              </w:rPr>
              <w:t>1.</w:t>
            </w:r>
            <w:r>
              <w:rPr>
                <w:rFonts w:hint="eastAsia"/>
              </w:rPr>
              <w:t>确保各项基础功能完整且稳定，能够应对各种情况的测试</w:t>
            </w:r>
          </w:p>
          <w:p w:rsidR="00CF168C" w:rsidRDefault="00CF168C" w:rsidP="00927E70">
            <w:pPr>
              <w:spacing w:line="360" w:lineRule="atLeast"/>
            </w:pPr>
            <w:r>
              <w:rPr>
                <w:rFonts w:hint="eastAsia"/>
              </w:rPr>
              <w:t xml:space="preserve"> </w:t>
            </w:r>
            <w:r>
              <w:t xml:space="preserve">       </w:t>
            </w:r>
            <w:r>
              <w:rPr>
                <w:rFonts w:hint="eastAsia"/>
              </w:rPr>
              <w:t>2.</w:t>
            </w:r>
            <w:r>
              <w:rPr>
                <w:rFonts w:hint="eastAsia"/>
              </w:rPr>
              <w:t>确保管理员的操作权限完整，不同操作间具有良好的逻辑关系</w:t>
            </w:r>
            <w:r>
              <w:rPr>
                <w:rFonts w:hint="eastAsia"/>
              </w:rPr>
              <w:t xml:space="preserve"> </w:t>
            </w:r>
            <w:r>
              <w:t xml:space="preserve"> </w:t>
            </w:r>
          </w:p>
          <w:p w:rsidR="00CF168C" w:rsidRDefault="00CF168C" w:rsidP="00927E70">
            <w:pPr>
              <w:spacing w:line="360" w:lineRule="atLeast"/>
              <w:ind w:firstLineChars="400" w:firstLine="840"/>
            </w:pPr>
            <w:r>
              <w:rPr>
                <w:rFonts w:hint="eastAsia"/>
              </w:rPr>
              <w:t>3.</w:t>
            </w:r>
            <w:r>
              <w:rPr>
                <w:rFonts w:hint="eastAsia"/>
              </w:rPr>
              <w:t>针对学生作业提交的不同格式进行相应处理，</w:t>
            </w:r>
            <w:r>
              <w:rPr>
                <w:rFonts w:hint="eastAsia"/>
              </w:rPr>
              <w:t>pdf</w:t>
            </w:r>
            <w:r>
              <w:rPr>
                <w:rFonts w:hint="eastAsia"/>
              </w:rPr>
              <w:t>、文档等能直接打开</w:t>
            </w:r>
          </w:p>
          <w:p w:rsidR="00CF168C" w:rsidRDefault="00CF168C" w:rsidP="00927E70">
            <w:pPr>
              <w:spacing w:line="360" w:lineRule="atLeast"/>
              <w:ind w:firstLineChars="400" w:firstLine="840"/>
            </w:pPr>
            <w:r>
              <w:rPr>
                <w:rFonts w:hint="eastAsia"/>
              </w:rPr>
              <w:t>4.</w:t>
            </w:r>
            <w:r>
              <w:rPr>
                <w:rFonts w:hint="eastAsia"/>
              </w:rPr>
              <w:t>解决文件同时上传下载冲突，解决数据库等的并发控制</w:t>
            </w:r>
            <w:r>
              <w:rPr>
                <w:rFonts w:hint="eastAsia"/>
              </w:rPr>
              <w:t xml:space="preserve"> </w:t>
            </w:r>
            <w:r>
              <w:t xml:space="preserve"> </w:t>
            </w:r>
          </w:p>
          <w:p w:rsidR="00CF168C" w:rsidRDefault="00CF168C" w:rsidP="00927E70">
            <w:pPr>
              <w:spacing w:line="360" w:lineRule="atLeast"/>
              <w:ind w:firstLineChars="400" w:firstLine="840"/>
            </w:pPr>
            <w:r>
              <w:rPr>
                <w:rFonts w:hint="eastAsia"/>
              </w:rPr>
              <w:t>5.</w:t>
            </w:r>
            <w:r>
              <w:rPr>
                <w:rFonts w:hint="eastAsia"/>
              </w:rPr>
              <w:t>建立目录结构为学生教师分角色存放每次作业，方便学生找回复习和教师期末统计</w:t>
            </w:r>
            <w:r>
              <w:rPr>
                <w:rFonts w:hint="eastAsia"/>
              </w:rPr>
              <w:t xml:space="preserve"> </w:t>
            </w:r>
            <w:r>
              <w:t xml:space="preserve"> </w:t>
            </w:r>
          </w:p>
          <w:p w:rsidR="00CF168C" w:rsidRDefault="00CF168C" w:rsidP="00927E70">
            <w:pPr>
              <w:spacing w:line="360" w:lineRule="atLeast"/>
              <w:ind w:firstLineChars="400" w:firstLine="840"/>
            </w:pPr>
            <w:r>
              <w:rPr>
                <w:rFonts w:hint="eastAsia"/>
              </w:rPr>
              <w:t>6.</w:t>
            </w:r>
            <w:r>
              <w:rPr>
                <w:rFonts w:hint="eastAsia"/>
              </w:rPr>
              <w:t>实现教师批量下载作业、作业批量上传及自动分类存放</w:t>
            </w:r>
            <w:r>
              <w:t xml:space="preserve">  </w:t>
            </w:r>
          </w:p>
          <w:p w:rsidR="00CF168C" w:rsidRDefault="00CF168C" w:rsidP="00927E70">
            <w:pPr>
              <w:spacing w:line="360" w:lineRule="atLeast"/>
              <w:ind w:firstLineChars="400" w:firstLine="840"/>
            </w:pPr>
            <w:r>
              <w:rPr>
                <w:rFonts w:hint="eastAsia"/>
              </w:rPr>
              <w:lastRenderedPageBreak/>
              <w:t>7.</w:t>
            </w:r>
            <w:r>
              <w:rPr>
                <w:rFonts w:hint="eastAsia"/>
              </w:rPr>
              <w:t>个人资料界面绑定个人邮箱，若忘记密码可通过邮箱重置修改密码</w:t>
            </w:r>
          </w:p>
          <w:p w:rsidR="00CF168C" w:rsidRDefault="00CF168C" w:rsidP="00927E70">
            <w:pPr>
              <w:spacing w:line="360" w:lineRule="atLeast"/>
              <w:ind w:firstLineChars="400" w:firstLine="840"/>
            </w:pPr>
            <w:r>
              <w:rPr>
                <w:rFonts w:hint="eastAsia"/>
              </w:rPr>
              <w:t>8.</w:t>
            </w:r>
            <w:r>
              <w:rPr>
                <w:rFonts w:hint="eastAsia"/>
              </w:rPr>
              <w:t>先分单元测试再总体测试，做到全面细致，并思考改进空间</w:t>
            </w:r>
          </w:p>
          <w:p w:rsidR="00CF168C" w:rsidRDefault="00CF168C" w:rsidP="00927E70">
            <w:pPr>
              <w:spacing w:line="360" w:lineRule="atLeast"/>
            </w:pPr>
          </w:p>
          <w:p w:rsidR="00CF168C" w:rsidRDefault="00CF168C" w:rsidP="00927E70">
            <w:pPr>
              <w:spacing w:line="360" w:lineRule="atLeast"/>
            </w:pPr>
            <w:r>
              <w:rPr>
                <w:rFonts w:hint="eastAsia"/>
              </w:rPr>
              <w:t>3.</w:t>
            </w:r>
            <w:r>
              <w:rPr>
                <w:rFonts w:hint="eastAsia"/>
              </w:rPr>
              <w:t>研究方法及措施</w:t>
            </w:r>
          </w:p>
          <w:p w:rsidR="00CF168C" w:rsidRDefault="00CF168C" w:rsidP="00927E70">
            <w:pPr>
              <w:spacing w:line="360" w:lineRule="atLeast"/>
              <w:ind w:firstLineChars="400" w:firstLine="840"/>
            </w:pPr>
            <w:r w:rsidRPr="00141A59">
              <w:rPr>
                <w:rFonts w:hint="eastAsia"/>
              </w:rPr>
              <w:t>在</w:t>
            </w:r>
            <w:r w:rsidRPr="00141A59">
              <w:t>B/S</w:t>
            </w:r>
            <w:r w:rsidRPr="00141A59">
              <w:rPr>
                <w:rFonts w:hint="eastAsia"/>
              </w:rPr>
              <w:t>架构下，主要采用</w:t>
            </w:r>
            <w:r w:rsidRPr="00141A59">
              <w:rPr>
                <w:rFonts w:hint="eastAsia"/>
              </w:rPr>
              <w:t>Java</w:t>
            </w:r>
            <w:r w:rsidRPr="00141A59">
              <w:t>W</w:t>
            </w:r>
            <w:r w:rsidRPr="00141A59">
              <w:rPr>
                <w:rFonts w:hint="eastAsia"/>
              </w:rPr>
              <w:t>eb</w:t>
            </w:r>
            <w:r w:rsidRPr="00141A59">
              <w:rPr>
                <w:rFonts w:hint="eastAsia"/>
              </w:rPr>
              <w:t>技术，</w:t>
            </w:r>
            <w:r>
              <w:rPr>
                <w:rFonts w:hint="eastAsia"/>
              </w:rPr>
              <w:t>配套</w:t>
            </w:r>
            <w:r>
              <w:rPr>
                <w:rFonts w:hint="eastAsia"/>
              </w:rPr>
              <w:t>Tomacat</w:t>
            </w:r>
            <w:r>
              <w:rPr>
                <w:rFonts w:hint="eastAsia"/>
              </w:rPr>
              <w:t>、</w:t>
            </w:r>
            <w:r>
              <w:rPr>
                <w:rFonts w:hint="eastAsia"/>
              </w:rPr>
              <w:t>My</w:t>
            </w:r>
            <w:r>
              <w:t>SQL</w:t>
            </w:r>
            <w:r>
              <w:rPr>
                <w:rFonts w:hint="eastAsia"/>
              </w:rPr>
              <w:t>数据库和</w:t>
            </w:r>
            <w:r>
              <w:rPr>
                <w:rFonts w:hint="eastAsia"/>
              </w:rPr>
              <w:t>Navicat</w:t>
            </w:r>
            <w:r>
              <w:rPr>
                <w:rFonts w:hint="eastAsia"/>
              </w:rPr>
              <w:t>数据库管理工具等，于</w:t>
            </w:r>
            <w:r>
              <w:rPr>
                <w:rFonts w:hint="eastAsia"/>
              </w:rPr>
              <w:t>Eclipse</w:t>
            </w:r>
            <w:r>
              <w:rPr>
                <w:rFonts w:hint="eastAsia"/>
              </w:rPr>
              <w:t>上进行开发一个</w:t>
            </w:r>
            <w:r w:rsidRPr="00D02EA9">
              <w:rPr>
                <w:rFonts w:hint="eastAsia"/>
              </w:rPr>
              <w:t>“学生作业批改系统”</w:t>
            </w:r>
            <w:r>
              <w:rPr>
                <w:rFonts w:hint="eastAsia"/>
              </w:rPr>
              <w:t>。需要深刻学习理解</w:t>
            </w:r>
            <w:r>
              <w:rPr>
                <w:rFonts w:hint="eastAsia"/>
              </w:rPr>
              <w:t>Java</w:t>
            </w:r>
            <w:r>
              <w:rPr>
                <w:rFonts w:hint="eastAsia"/>
              </w:rPr>
              <w:t>、</w:t>
            </w:r>
            <w:r>
              <w:rPr>
                <w:rFonts w:hint="eastAsia"/>
              </w:rPr>
              <w:t>jsp</w:t>
            </w:r>
            <w:r>
              <w:rPr>
                <w:rFonts w:hint="eastAsia"/>
              </w:rPr>
              <w:t>、</w:t>
            </w:r>
            <w:r>
              <w:rPr>
                <w:rFonts w:hint="eastAsia"/>
              </w:rPr>
              <w:t>servlet</w:t>
            </w:r>
            <w:r>
              <w:rPr>
                <w:rFonts w:hint="eastAsia"/>
              </w:rPr>
              <w:t>、</w:t>
            </w:r>
            <w:r>
              <w:rPr>
                <w:rFonts w:hint="eastAsia"/>
              </w:rPr>
              <w:t>My</w:t>
            </w:r>
            <w:r>
              <w:t>SQL</w:t>
            </w:r>
            <w:r>
              <w:rPr>
                <w:rFonts w:hint="eastAsia"/>
              </w:rPr>
              <w:t>、前端框架优化等相关知识。基于软件工程八大步骤（问题定义、可行性研究、需求分析、总体设计、详细设计、编码及单元测试、综合测试、软件维护）逐步构建，并做好相应记录。</w:t>
            </w:r>
          </w:p>
          <w:p w:rsidR="00CF168C" w:rsidRDefault="00CF168C" w:rsidP="00927E70">
            <w:pPr>
              <w:spacing w:line="360" w:lineRule="atLeast"/>
              <w:ind w:firstLineChars="400" w:firstLine="840"/>
            </w:pPr>
            <w:r w:rsidRPr="00D02EA9">
              <w:t>B/S</w:t>
            </w:r>
            <w:r w:rsidRPr="00D02EA9">
              <w:rPr>
                <w:rFonts w:hint="eastAsia"/>
              </w:rPr>
              <w:t>结构是一种网络结构模式。这种模式统一客户端，将系统功能实现的核心部分集中到服务器上，简化了系统的开发、维护和使用。</w:t>
            </w:r>
          </w:p>
          <w:p w:rsidR="00CF168C" w:rsidRPr="00141A59" w:rsidRDefault="00CF168C" w:rsidP="00927E70">
            <w:pPr>
              <w:spacing w:line="360" w:lineRule="atLeast"/>
              <w:ind w:firstLineChars="400" w:firstLine="840"/>
            </w:pPr>
            <w:r w:rsidRPr="00141A59">
              <w:t>Java Web</w:t>
            </w:r>
            <w:r w:rsidRPr="00141A59">
              <w:t>，是用</w:t>
            </w:r>
            <w:r w:rsidRPr="00141A59">
              <w:t>Java</w:t>
            </w:r>
            <w:r w:rsidRPr="00141A59">
              <w:t>技术来解决相关</w:t>
            </w:r>
            <w:r w:rsidRPr="00141A59">
              <w:t>web</w:t>
            </w:r>
            <w:r w:rsidRPr="00141A59">
              <w:t>互联网领域的技术总和</w:t>
            </w:r>
            <w:r>
              <w:rPr>
                <w:rFonts w:hint="eastAsia"/>
              </w:rPr>
              <w:t xml:space="preserve"> </w:t>
            </w:r>
            <w:r>
              <w:rPr>
                <w:rFonts w:hint="eastAsia"/>
              </w:rPr>
              <w:t>，</w:t>
            </w:r>
            <w:r w:rsidRPr="00141A59">
              <w:rPr>
                <w:rFonts w:hint="eastAsia"/>
              </w:rPr>
              <w:t>s</w:t>
            </w:r>
            <w:r w:rsidRPr="00141A59">
              <w:t>ervlet</w:t>
            </w:r>
            <w:r w:rsidRPr="00141A59">
              <w:t>，</w:t>
            </w:r>
            <w:r w:rsidRPr="00141A59">
              <w:rPr>
                <w:rFonts w:hint="eastAsia"/>
              </w:rPr>
              <w:t>jsp</w:t>
            </w:r>
            <w:r w:rsidRPr="00141A59">
              <w:t>和第三方框架</w:t>
            </w:r>
            <w:r w:rsidRPr="00141A59">
              <w:rPr>
                <w:rFonts w:hint="eastAsia"/>
              </w:rPr>
              <w:t>等属于</w:t>
            </w:r>
            <w:r w:rsidRPr="00141A59">
              <w:rPr>
                <w:rFonts w:hint="eastAsia"/>
              </w:rPr>
              <w:t>Java</w:t>
            </w:r>
            <w:r w:rsidRPr="00141A59">
              <w:rPr>
                <w:rFonts w:hint="eastAsia"/>
              </w:rPr>
              <w:t>在服务器端的</w:t>
            </w:r>
            <w:r>
              <w:rPr>
                <w:rFonts w:hint="eastAsia"/>
              </w:rPr>
              <w:t>应用，能够简化工程量，优化系统结构。</w:t>
            </w:r>
          </w:p>
          <w:p w:rsidR="00CF168C" w:rsidRPr="00141A59" w:rsidRDefault="00CF168C" w:rsidP="00927E70">
            <w:pPr>
              <w:spacing w:line="360" w:lineRule="atLeast"/>
              <w:ind w:firstLineChars="400" w:firstLine="840"/>
            </w:pPr>
            <w:r w:rsidRPr="00141A59">
              <w:t>MySQL</w:t>
            </w:r>
            <w:r w:rsidRPr="00141A59">
              <w:t>是一个</w:t>
            </w:r>
            <w:hyperlink r:id="rId51" w:tgtFrame="_blank" w:history="1">
              <w:r w:rsidRPr="00141A59">
                <w:t>关系型数据库管理系统</w:t>
              </w:r>
            </w:hyperlink>
            <w:r w:rsidRPr="00141A59">
              <w:rPr>
                <w:rFonts w:hint="eastAsia"/>
              </w:rPr>
              <w:t>，具有</w:t>
            </w:r>
            <w:r w:rsidRPr="00141A59">
              <w:t>体积小、速度快、总体拥有成本低</w:t>
            </w:r>
            <w:r w:rsidRPr="00141A59">
              <w:rPr>
                <w:rFonts w:hint="eastAsia"/>
              </w:rPr>
              <w:t>的特点，十分适合中小项目开发使用。</w:t>
            </w:r>
          </w:p>
          <w:p w:rsidR="00CF168C" w:rsidRPr="00141A59" w:rsidRDefault="00CF168C" w:rsidP="00927E70">
            <w:pPr>
              <w:spacing w:line="360" w:lineRule="atLeast"/>
              <w:ind w:firstLineChars="400" w:firstLine="840"/>
            </w:pPr>
            <w:r w:rsidRPr="00141A59">
              <w:t xml:space="preserve">Eclipse </w:t>
            </w:r>
            <w:r w:rsidRPr="00141A59">
              <w:t>是一个开放</w:t>
            </w:r>
            <w:hyperlink r:id="rId52" w:tgtFrame="_blank" w:history="1">
              <w:r w:rsidRPr="00141A59">
                <w:t>源代码</w:t>
              </w:r>
            </w:hyperlink>
            <w:r w:rsidRPr="00141A59">
              <w:t>的、基于</w:t>
            </w:r>
            <w:hyperlink r:id="rId53" w:tgtFrame="_blank" w:history="1">
              <w:r w:rsidRPr="00141A59">
                <w:t>Java</w:t>
              </w:r>
            </w:hyperlink>
            <w:r w:rsidRPr="00141A59">
              <w:t>的可扩展开发平台</w:t>
            </w:r>
            <w:r w:rsidRPr="00141A59">
              <w:rPr>
                <w:rFonts w:hint="eastAsia"/>
              </w:rPr>
              <w:t>，功能强大，可拓展性良好，集成许多环境配置，是</w:t>
            </w:r>
            <w:r w:rsidRPr="00141A59">
              <w:rPr>
                <w:rFonts w:hint="eastAsia"/>
              </w:rPr>
              <w:t>Java</w:t>
            </w:r>
            <w:r w:rsidRPr="00141A59">
              <w:rPr>
                <w:rFonts w:hint="eastAsia"/>
              </w:rPr>
              <w:t>项目开发的不二之选。</w:t>
            </w:r>
          </w:p>
          <w:p w:rsidR="00CF168C" w:rsidRDefault="00CF168C" w:rsidP="00927E70">
            <w:pPr>
              <w:spacing w:line="360" w:lineRule="atLeast"/>
              <w:ind w:firstLineChars="400" w:firstLine="840"/>
            </w:pPr>
            <w:r w:rsidRPr="00141A59">
              <w:t>软件工程是一门研究用工程化方法构建和维护有效的、实用的和高质量的软件的学科。</w:t>
            </w:r>
            <w:r w:rsidRPr="00141A59">
              <w:rPr>
                <w:rFonts w:hint="eastAsia"/>
              </w:rPr>
              <w:t>尤其注重工程开发中的步骤流程、功能间的逻辑关系和模块间的数据流通。</w:t>
            </w:r>
          </w:p>
          <w:p w:rsidR="00CF168C" w:rsidRPr="006948EA" w:rsidRDefault="00CF168C" w:rsidP="00927E70">
            <w:pPr>
              <w:spacing w:line="360" w:lineRule="atLeast"/>
            </w:pPr>
          </w:p>
          <w:p w:rsidR="00CF168C" w:rsidRDefault="00CF168C" w:rsidP="00927E70">
            <w:pPr>
              <w:spacing w:line="360" w:lineRule="atLeast"/>
            </w:pPr>
            <w:r>
              <w:rPr>
                <w:rFonts w:hint="eastAsia"/>
              </w:rPr>
              <w:t>4.</w:t>
            </w:r>
            <w:r>
              <w:rPr>
                <w:rFonts w:hint="eastAsia"/>
              </w:rPr>
              <w:t>进度安排</w:t>
            </w:r>
          </w:p>
          <w:p w:rsidR="00CF168C" w:rsidRDefault="00CF168C" w:rsidP="00927E70">
            <w:pPr>
              <w:spacing w:line="360" w:lineRule="atLeast"/>
            </w:pPr>
            <w:r>
              <w:rPr>
                <w:rFonts w:hint="eastAsia"/>
              </w:rPr>
              <w:t>第</w:t>
            </w:r>
            <w:r>
              <w:rPr>
                <w:rFonts w:hint="eastAsia"/>
              </w:rPr>
              <w:t>1~3</w:t>
            </w:r>
            <w:r>
              <w:rPr>
                <w:rFonts w:hint="eastAsia"/>
              </w:rPr>
              <w:t>周：需求分析，明确项目重点难点，完成《毕业设计任务书》及《开题报告》，搭建项目环境</w:t>
            </w:r>
          </w:p>
          <w:p w:rsidR="00CF168C" w:rsidRDefault="00CF168C" w:rsidP="00927E70">
            <w:pPr>
              <w:spacing w:line="360" w:lineRule="atLeast"/>
            </w:pPr>
            <w:r>
              <w:rPr>
                <w:rFonts w:hint="eastAsia"/>
              </w:rPr>
              <w:t>第</w:t>
            </w:r>
            <w:r>
              <w:rPr>
                <w:rFonts w:hint="eastAsia"/>
              </w:rPr>
              <w:t>4~5</w:t>
            </w:r>
            <w:r>
              <w:rPr>
                <w:rFonts w:hint="eastAsia"/>
              </w:rPr>
              <w:t>周：完成网页基础模块构建，连接数据库，优先实现管理员登录</w:t>
            </w:r>
          </w:p>
          <w:p w:rsidR="00CF168C" w:rsidRDefault="00CF168C" w:rsidP="00927E70">
            <w:pPr>
              <w:spacing w:line="360" w:lineRule="atLeast"/>
            </w:pPr>
            <w:r>
              <w:rPr>
                <w:rFonts w:hint="eastAsia"/>
              </w:rPr>
              <w:t>第</w:t>
            </w:r>
            <w:r>
              <w:rPr>
                <w:rFonts w:hint="eastAsia"/>
              </w:rPr>
              <w:t>5~8</w:t>
            </w:r>
            <w:r>
              <w:rPr>
                <w:rFonts w:hint="eastAsia"/>
              </w:rPr>
              <w:t>周：逐步实现各种基础功能，确保模块间连接稳定，记录相关问题</w:t>
            </w:r>
          </w:p>
          <w:p w:rsidR="00CF168C" w:rsidRDefault="00CF168C" w:rsidP="00927E70">
            <w:pPr>
              <w:spacing w:line="360" w:lineRule="atLeast"/>
            </w:pPr>
            <w:r>
              <w:rPr>
                <w:rFonts w:hint="eastAsia"/>
              </w:rPr>
              <w:t>第</w:t>
            </w:r>
            <w:r>
              <w:rPr>
                <w:rFonts w:hint="eastAsia"/>
              </w:rPr>
              <w:t>9~11</w:t>
            </w:r>
            <w:r>
              <w:rPr>
                <w:rFonts w:hint="eastAsia"/>
              </w:rPr>
              <w:t>周：改进完善基础功能，对所有功能进行技术测试并记录</w:t>
            </w:r>
          </w:p>
          <w:p w:rsidR="00CF168C" w:rsidRDefault="00CF168C" w:rsidP="00927E70">
            <w:pPr>
              <w:spacing w:line="360" w:lineRule="atLeast"/>
            </w:pPr>
            <w:r>
              <w:rPr>
                <w:rFonts w:hint="eastAsia"/>
              </w:rPr>
              <w:t>第</w:t>
            </w:r>
            <w:r>
              <w:rPr>
                <w:rFonts w:hint="eastAsia"/>
              </w:rPr>
              <w:t>12</w:t>
            </w:r>
            <w:r>
              <w:rPr>
                <w:rFonts w:hint="eastAsia"/>
              </w:rPr>
              <w:t>周</w:t>
            </w:r>
            <w:r>
              <w:rPr>
                <w:rFonts w:hint="eastAsia"/>
              </w:rPr>
              <w:t>~</w:t>
            </w:r>
            <w:r>
              <w:rPr>
                <w:rFonts w:hint="eastAsia"/>
              </w:rPr>
              <w:t>：提交软件及相关文档，整理完成本科毕业论文，准备答辩</w:t>
            </w:r>
          </w:p>
          <w:p w:rsidR="00CF168C" w:rsidRDefault="00CF168C" w:rsidP="00927E70">
            <w:pPr>
              <w:spacing w:line="360" w:lineRule="atLeast"/>
            </w:pPr>
          </w:p>
          <w:p w:rsidR="00CF168C" w:rsidRDefault="00CF168C" w:rsidP="00927E70">
            <w:pPr>
              <w:spacing w:line="360" w:lineRule="atLeast"/>
            </w:pPr>
            <w:r>
              <w:rPr>
                <w:rFonts w:hint="eastAsia"/>
              </w:rPr>
              <w:t>5.</w:t>
            </w:r>
            <w:r>
              <w:rPr>
                <w:rFonts w:hint="eastAsia"/>
              </w:rPr>
              <w:t>主要参考文献</w:t>
            </w:r>
          </w:p>
          <w:p w:rsidR="00CF168C" w:rsidRPr="00BB4E48" w:rsidRDefault="00CF168C" w:rsidP="00927E70">
            <w:pPr>
              <w:spacing w:line="360" w:lineRule="atLeast"/>
            </w:pPr>
            <w:r w:rsidRPr="00BB4E48">
              <w:rPr>
                <w:rFonts w:hint="eastAsia"/>
              </w:rPr>
              <w:t>[1</w:t>
            </w:r>
            <w:r w:rsidRPr="00BB4E48">
              <w:t>]</w:t>
            </w:r>
            <w:r w:rsidRPr="00BB4E48">
              <w:t>张海藩、牟永敏</w:t>
            </w:r>
            <w:r w:rsidRPr="00BB4E48">
              <w:rPr>
                <w:rFonts w:hint="eastAsia"/>
              </w:rPr>
              <w:t>.</w:t>
            </w:r>
            <w:r w:rsidRPr="00BB4E48">
              <w:rPr>
                <w:rFonts w:hint="eastAsia"/>
              </w:rPr>
              <w:t>软件工程导论</w:t>
            </w:r>
            <w:r w:rsidRPr="00BB4E48">
              <w:rPr>
                <w:rFonts w:hint="eastAsia"/>
              </w:rPr>
              <w:t>.</w:t>
            </w:r>
            <w:r w:rsidRPr="00BB4E48">
              <w:rPr>
                <w:rFonts w:hint="eastAsia"/>
              </w:rPr>
              <w:t>清华大学出版社</w:t>
            </w:r>
            <w:r w:rsidRPr="00BB4E48">
              <w:rPr>
                <w:rFonts w:hint="eastAsia"/>
              </w:rPr>
              <w:t>.2013</w:t>
            </w:r>
            <w:r w:rsidRPr="00BB4E48">
              <w:rPr>
                <w:rFonts w:hint="eastAsia"/>
              </w:rPr>
              <w:t>，（</w:t>
            </w:r>
            <w:r w:rsidRPr="00BB4E48">
              <w:rPr>
                <w:rFonts w:hint="eastAsia"/>
              </w:rPr>
              <w:t>6</w:t>
            </w:r>
            <w:r w:rsidRPr="00BB4E48">
              <w:rPr>
                <w:rFonts w:hint="eastAsia"/>
              </w:rPr>
              <w:t>）</w:t>
            </w:r>
          </w:p>
          <w:p w:rsidR="00CF168C" w:rsidRPr="00BB4E48" w:rsidRDefault="00CF168C" w:rsidP="00927E70">
            <w:pPr>
              <w:spacing w:line="360" w:lineRule="atLeast"/>
            </w:pPr>
            <w:r w:rsidRPr="00BB4E48">
              <w:t>[2] David Flanagan</w:t>
            </w:r>
            <w:r w:rsidRPr="00BB4E48">
              <w:t>，美</w:t>
            </w:r>
            <w:r w:rsidRPr="00BB4E48">
              <w:rPr>
                <w:rFonts w:hint="eastAsia"/>
              </w:rPr>
              <w:t>.</w:t>
            </w:r>
            <w:r w:rsidRPr="00BB4E48">
              <w:t xml:space="preserve"> JavaScript</w:t>
            </w:r>
            <w:r w:rsidRPr="00BB4E48">
              <w:t>权威指南</w:t>
            </w:r>
            <w:r w:rsidRPr="00BB4E48">
              <w:rPr>
                <w:rFonts w:hint="eastAsia"/>
              </w:rPr>
              <w:t>.</w:t>
            </w:r>
            <w:r w:rsidRPr="00BB4E48">
              <w:t xml:space="preserve"> </w:t>
            </w:r>
            <w:r w:rsidRPr="00BB4E48">
              <w:t>机械工业出版社</w:t>
            </w:r>
            <w:r w:rsidRPr="00BB4E48">
              <w:rPr>
                <w:rFonts w:hint="eastAsia"/>
              </w:rPr>
              <w:t>2</w:t>
            </w:r>
            <w:r w:rsidRPr="00BB4E48">
              <w:t>011,(6)</w:t>
            </w:r>
          </w:p>
          <w:p w:rsidR="00CF168C" w:rsidRPr="00BB4E48" w:rsidRDefault="00CF168C" w:rsidP="00927E70">
            <w:pPr>
              <w:spacing w:line="360" w:lineRule="atLeast"/>
            </w:pPr>
            <w:r w:rsidRPr="00BB4E48">
              <w:t>[3]</w:t>
            </w:r>
            <w:r w:rsidRPr="00BB4E48">
              <w:rPr>
                <w:rFonts w:hint="eastAsia"/>
              </w:rPr>
              <w:t>郭欣</w:t>
            </w:r>
            <w:r w:rsidRPr="00BB4E48">
              <w:rPr>
                <w:rFonts w:hint="eastAsia"/>
              </w:rPr>
              <w:t>.</w:t>
            </w:r>
            <w:r w:rsidRPr="00BB4E48">
              <w:rPr>
                <w:rFonts w:hint="eastAsia"/>
              </w:rPr>
              <w:t>构建高性能</w:t>
            </w:r>
            <w:r w:rsidRPr="00BB4E48">
              <w:rPr>
                <w:rFonts w:hint="eastAsia"/>
              </w:rPr>
              <w:t>Web</w:t>
            </w:r>
            <w:r w:rsidRPr="00BB4E48">
              <w:rPr>
                <w:rFonts w:hint="eastAsia"/>
              </w:rPr>
              <w:t>站点</w:t>
            </w:r>
            <w:r w:rsidRPr="00BB4E48">
              <w:rPr>
                <w:rFonts w:hint="eastAsia"/>
              </w:rPr>
              <w:t>.</w:t>
            </w:r>
            <w:r w:rsidRPr="00BB4E48">
              <w:t xml:space="preserve"> </w:t>
            </w:r>
            <w:r w:rsidRPr="00BB4E48">
              <w:t>电子工业出版社</w:t>
            </w:r>
            <w:r w:rsidRPr="00BB4E48">
              <w:rPr>
                <w:rFonts w:hint="eastAsia"/>
              </w:rPr>
              <w:t>.</w:t>
            </w:r>
            <w:r w:rsidRPr="00BB4E48">
              <w:t>2009</w:t>
            </w:r>
          </w:p>
          <w:p w:rsidR="00CF168C" w:rsidRPr="00BB4E48" w:rsidRDefault="00CF168C" w:rsidP="00927E70">
            <w:pPr>
              <w:spacing w:line="360" w:lineRule="atLeast"/>
            </w:pPr>
            <w:r w:rsidRPr="00BB4E48">
              <w:t>[4]</w:t>
            </w:r>
            <w:r w:rsidRPr="00BB4E48">
              <w:rPr>
                <w:rFonts w:hint="eastAsia"/>
              </w:rPr>
              <w:t xml:space="preserve"> </w:t>
            </w:r>
            <w:r w:rsidRPr="00BB4E48">
              <w:t>Brian Goetz</w:t>
            </w:r>
            <w:r w:rsidRPr="00BB4E48">
              <w:t>等</w:t>
            </w:r>
            <w:r w:rsidRPr="00BB4E48">
              <w:rPr>
                <w:rFonts w:hint="eastAsia"/>
              </w:rPr>
              <w:t>.Java</w:t>
            </w:r>
            <w:r w:rsidRPr="00BB4E48">
              <w:rPr>
                <w:rFonts w:hint="eastAsia"/>
              </w:rPr>
              <w:t>并发编程实战</w:t>
            </w:r>
            <w:r w:rsidRPr="00BB4E48">
              <w:rPr>
                <w:rFonts w:hint="eastAsia"/>
              </w:rPr>
              <w:t>.</w:t>
            </w:r>
            <w:r w:rsidRPr="00BB4E48">
              <w:t xml:space="preserve"> </w:t>
            </w:r>
            <w:r w:rsidRPr="00BB4E48">
              <w:t>机械工业出版社</w:t>
            </w:r>
            <w:r w:rsidRPr="00BB4E48">
              <w:rPr>
                <w:rFonts w:hint="eastAsia"/>
              </w:rPr>
              <w:t>.</w:t>
            </w:r>
            <w:r w:rsidRPr="00BB4E48">
              <w:t>2012</w:t>
            </w:r>
          </w:p>
          <w:p w:rsidR="00CF168C" w:rsidRDefault="00CF168C" w:rsidP="00927E70">
            <w:pPr>
              <w:spacing w:line="360" w:lineRule="atLeast"/>
            </w:pPr>
            <w:r w:rsidRPr="00BB4E48">
              <w:rPr>
                <w:rFonts w:hint="eastAsia"/>
              </w:rPr>
              <w:t>[5</w:t>
            </w:r>
            <w:r w:rsidRPr="00BB4E48">
              <w:t>]</w:t>
            </w:r>
            <w:r w:rsidRPr="00BB4E48">
              <w:rPr>
                <w:rFonts w:hint="eastAsia"/>
              </w:rPr>
              <w:t>李兴华、王月清</w:t>
            </w:r>
            <w:r w:rsidRPr="00BB4E48">
              <w:rPr>
                <w:rFonts w:hint="eastAsia"/>
              </w:rPr>
              <w:t>.</w:t>
            </w:r>
            <w:r w:rsidRPr="00BB4E48">
              <w:t>J</w:t>
            </w:r>
            <w:r w:rsidRPr="00BB4E48">
              <w:rPr>
                <w:rFonts w:hint="eastAsia"/>
              </w:rPr>
              <w:t>ava</w:t>
            </w:r>
            <w:r w:rsidRPr="00BB4E48">
              <w:t xml:space="preserve"> W</w:t>
            </w:r>
            <w:r w:rsidRPr="00BB4E48">
              <w:rPr>
                <w:rFonts w:hint="eastAsia"/>
              </w:rPr>
              <w:t>eb</w:t>
            </w:r>
            <w:r w:rsidRPr="00BB4E48">
              <w:rPr>
                <w:rFonts w:hint="eastAsia"/>
              </w:rPr>
              <w:t>开发实战经典</w:t>
            </w:r>
            <w:r w:rsidRPr="00BB4E48">
              <w:rPr>
                <w:rFonts w:hint="eastAsia"/>
              </w:rPr>
              <w:t xml:space="preserve">. </w:t>
            </w:r>
            <w:r w:rsidRPr="00BB4E48">
              <w:rPr>
                <w:rFonts w:hint="eastAsia"/>
              </w:rPr>
              <w:t>清华大学出版社</w:t>
            </w:r>
            <w:r w:rsidRPr="00BB4E48">
              <w:rPr>
                <w:rFonts w:hint="eastAsia"/>
              </w:rPr>
              <w:t>.2010</w:t>
            </w:r>
          </w:p>
          <w:p w:rsidR="00CF168C" w:rsidRDefault="00CF168C" w:rsidP="00927E70">
            <w:pPr>
              <w:spacing w:line="360" w:lineRule="atLeast"/>
            </w:pPr>
            <w:r>
              <w:rPr>
                <w:rFonts w:hint="eastAsia"/>
              </w:rPr>
              <w:t>[</w:t>
            </w:r>
            <w:r>
              <w:t>6]</w:t>
            </w:r>
            <w:r w:rsidRPr="002718AF">
              <w:t>JonathanChaffer</w:t>
            </w:r>
            <w:r w:rsidRPr="002718AF">
              <w:rPr>
                <w:rFonts w:hint="eastAsia"/>
              </w:rPr>
              <w:t>、</w:t>
            </w:r>
            <w:r w:rsidRPr="002718AF">
              <w:t>KarlSwedberg</w:t>
            </w:r>
            <w:r w:rsidRPr="002718AF">
              <w:rPr>
                <w:rFonts w:hint="eastAsia"/>
              </w:rPr>
              <w:t>.</w:t>
            </w:r>
            <w:r w:rsidRPr="002718AF">
              <w:t xml:space="preserve"> jQuery</w:t>
            </w:r>
            <w:r w:rsidRPr="002718AF">
              <w:t>基础教程</w:t>
            </w:r>
            <w:r w:rsidRPr="002718AF">
              <w:rPr>
                <w:rFonts w:hint="eastAsia"/>
              </w:rPr>
              <w:t>.</w:t>
            </w:r>
            <w:r w:rsidRPr="002718AF">
              <w:rPr>
                <w:rFonts w:hint="eastAsia"/>
              </w:rPr>
              <w:t>人民邮电出版社</w:t>
            </w:r>
            <w:r w:rsidRPr="002718AF">
              <w:rPr>
                <w:rFonts w:hint="eastAsia"/>
              </w:rPr>
              <w:t>.2008</w:t>
            </w:r>
          </w:p>
          <w:p w:rsidR="00CF168C" w:rsidRDefault="00CF168C" w:rsidP="00927E70">
            <w:pPr>
              <w:spacing w:line="360" w:lineRule="atLeast"/>
            </w:pPr>
            <w:r>
              <w:t xml:space="preserve">[7] </w:t>
            </w:r>
            <w:r w:rsidRPr="002718AF">
              <w:t>Trevor Burnham. JavaScript</w:t>
            </w:r>
            <w:r w:rsidRPr="002718AF">
              <w:t>异步编程</w:t>
            </w:r>
            <w:r w:rsidRPr="002718AF">
              <w:rPr>
                <w:rFonts w:hint="eastAsia"/>
              </w:rPr>
              <w:t>.</w:t>
            </w:r>
            <w:r w:rsidRPr="002718AF">
              <w:t xml:space="preserve"> </w:t>
            </w:r>
            <w:r w:rsidRPr="002718AF">
              <w:t>人民邮电出版社</w:t>
            </w:r>
            <w:r w:rsidRPr="002718AF">
              <w:rPr>
                <w:rFonts w:hint="eastAsia"/>
              </w:rPr>
              <w:t>.2013</w:t>
            </w:r>
          </w:p>
          <w:p w:rsidR="00CF168C" w:rsidRPr="00982079" w:rsidRDefault="00CF168C" w:rsidP="00927E70">
            <w:pPr>
              <w:spacing w:line="360" w:lineRule="atLeast"/>
            </w:pPr>
            <w:r>
              <w:t>[8]</w:t>
            </w:r>
            <w:r w:rsidRPr="002718AF">
              <w:t xml:space="preserve"> Craig Walls. Spring</w:t>
            </w:r>
            <w:r w:rsidRPr="002718AF">
              <w:t>实战</w:t>
            </w:r>
            <w:r w:rsidRPr="002718AF">
              <w:rPr>
                <w:rFonts w:hint="eastAsia"/>
              </w:rPr>
              <w:t>.</w:t>
            </w:r>
            <w:r w:rsidRPr="002718AF">
              <w:t xml:space="preserve"> Manning.</w:t>
            </w:r>
            <w:r w:rsidRPr="002718AF">
              <w:rPr>
                <w:rFonts w:hint="eastAsia"/>
              </w:rPr>
              <w:t>2011</w:t>
            </w:r>
          </w:p>
        </w:tc>
      </w:tr>
      <w:tr w:rsidR="00CF168C" w:rsidRPr="00982079" w:rsidTr="00927E70">
        <w:trPr>
          <w:trHeight w:val="452"/>
        </w:trPr>
        <w:tc>
          <w:tcPr>
            <w:tcW w:w="1908" w:type="dxa"/>
            <w:vAlign w:val="center"/>
          </w:tcPr>
          <w:p w:rsidR="00CF168C" w:rsidRPr="00982079" w:rsidRDefault="00CF168C" w:rsidP="00927E70">
            <w:pPr>
              <w:spacing w:line="480" w:lineRule="auto"/>
              <w:jc w:val="center"/>
            </w:pPr>
            <w:r>
              <w:rPr>
                <w:rFonts w:hint="eastAsia"/>
              </w:rPr>
              <w:lastRenderedPageBreak/>
              <w:t>指导教师签字</w:t>
            </w:r>
            <w:r>
              <w:rPr>
                <w:rFonts w:hint="eastAsia"/>
              </w:rPr>
              <w:t xml:space="preserve"> </w:t>
            </w:r>
          </w:p>
        </w:tc>
        <w:tc>
          <w:tcPr>
            <w:tcW w:w="2517" w:type="dxa"/>
            <w:gridSpan w:val="2"/>
            <w:vAlign w:val="center"/>
          </w:tcPr>
          <w:p w:rsidR="00CF168C" w:rsidRPr="00982079" w:rsidRDefault="00CF168C" w:rsidP="00927E70">
            <w:pPr>
              <w:spacing w:line="480" w:lineRule="auto"/>
              <w:jc w:val="center"/>
            </w:pPr>
          </w:p>
        </w:tc>
        <w:tc>
          <w:tcPr>
            <w:tcW w:w="1623" w:type="dxa"/>
            <w:gridSpan w:val="2"/>
            <w:vAlign w:val="center"/>
          </w:tcPr>
          <w:p w:rsidR="00CF168C" w:rsidRPr="00982079" w:rsidRDefault="00CF168C" w:rsidP="00927E70">
            <w:pPr>
              <w:spacing w:line="480" w:lineRule="auto"/>
              <w:jc w:val="center"/>
            </w:pPr>
            <w:r w:rsidRPr="00982079">
              <w:rPr>
                <w:rFonts w:hint="eastAsia"/>
              </w:rPr>
              <w:t>日期</w:t>
            </w:r>
          </w:p>
        </w:tc>
        <w:tc>
          <w:tcPr>
            <w:tcW w:w="3240" w:type="dxa"/>
            <w:gridSpan w:val="3"/>
            <w:vAlign w:val="center"/>
          </w:tcPr>
          <w:p w:rsidR="00CF168C" w:rsidRPr="00982079" w:rsidRDefault="00CF168C" w:rsidP="00927E70">
            <w:pPr>
              <w:spacing w:line="480" w:lineRule="auto"/>
              <w:jc w:val="center"/>
            </w:pPr>
            <w:r w:rsidRPr="00982079">
              <w:rPr>
                <w:rFonts w:hint="eastAsia"/>
              </w:rPr>
              <w:t>年</w:t>
            </w:r>
            <w:r w:rsidRPr="00982079">
              <w:rPr>
                <w:rFonts w:hint="eastAsia"/>
              </w:rPr>
              <w:t xml:space="preserve">   </w:t>
            </w:r>
            <w:r w:rsidRPr="00982079">
              <w:rPr>
                <w:rFonts w:hint="eastAsia"/>
              </w:rPr>
              <w:t>月</w:t>
            </w:r>
            <w:r w:rsidRPr="00982079">
              <w:rPr>
                <w:rFonts w:hint="eastAsia"/>
              </w:rPr>
              <w:t xml:space="preserve">   </w:t>
            </w:r>
            <w:r w:rsidRPr="00982079">
              <w:rPr>
                <w:rFonts w:hint="eastAsia"/>
              </w:rPr>
              <w:t>日</w:t>
            </w:r>
          </w:p>
        </w:tc>
      </w:tr>
    </w:tbl>
    <w:p w:rsidR="00CF168C" w:rsidRDefault="00CF168C" w:rsidP="006D66DC">
      <w:pPr>
        <w:jc w:val="center"/>
        <w:rPr>
          <w:b/>
          <w:sz w:val="30"/>
          <w:szCs w:val="30"/>
        </w:rPr>
      </w:pPr>
    </w:p>
    <w:p w:rsidR="006D66DC" w:rsidRDefault="006D66DC" w:rsidP="006D66DC">
      <w:pPr>
        <w:autoSpaceDE w:val="0"/>
        <w:autoSpaceDN w:val="0"/>
        <w:adjustRightInd w:val="0"/>
        <w:spacing w:line="288" w:lineRule="auto"/>
        <w:rPr>
          <w:rFonts w:ascii="宋体" w:eastAsia="宋体" w:hAnsi="宋体"/>
          <w:bCs/>
          <w:sz w:val="24"/>
          <w:szCs w:val="24"/>
        </w:rPr>
      </w:pPr>
    </w:p>
    <w:p w:rsidR="004841B3" w:rsidRDefault="004841B3" w:rsidP="004841B3">
      <w:pPr>
        <w:jc w:val="center"/>
        <w:rPr>
          <w:b/>
          <w:sz w:val="30"/>
          <w:szCs w:val="30"/>
        </w:rPr>
      </w:pPr>
      <w:r>
        <w:rPr>
          <w:rFonts w:hint="eastAsia"/>
          <w:b/>
          <w:sz w:val="30"/>
          <w:szCs w:val="30"/>
        </w:rPr>
        <w:lastRenderedPageBreak/>
        <w:t>北</w:t>
      </w:r>
      <w:r>
        <w:rPr>
          <w:b/>
          <w:sz w:val="30"/>
          <w:szCs w:val="30"/>
        </w:rPr>
        <w:t xml:space="preserve"> </w:t>
      </w:r>
      <w:r>
        <w:rPr>
          <w:rFonts w:hint="eastAsia"/>
          <w:b/>
          <w:sz w:val="30"/>
          <w:szCs w:val="30"/>
        </w:rPr>
        <w:t>京</w:t>
      </w:r>
      <w:r>
        <w:rPr>
          <w:b/>
          <w:sz w:val="30"/>
          <w:szCs w:val="30"/>
        </w:rPr>
        <w:t xml:space="preserve"> </w:t>
      </w:r>
      <w:r>
        <w:rPr>
          <w:rFonts w:hint="eastAsia"/>
          <w:b/>
          <w:sz w:val="30"/>
          <w:szCs w:val="30"/>
        </w:rPr>
        <w:t>邮</w:t>
      </w:r>
      <w:r>
        <w:rPr>
          <w:b/>
          <w:sz w:val="30"/>
          <w:szCs w:val="30"/>
        </w:rPr>
        <w:t xml:space="preserve"> </w:t>
      </w:r>
      <w:r>
        <w:rPr>
          <w:rFonts w:hint="eastAsia"/>
          <w:b/>
          <w:sz w:val="30"/>
          <w:szCs w:val="30"/>
        </w:rPr>
        <w:t>电</w:t>
      </w:r>
      <w:r>
        <w:rPr>
          <w:b/>
          <w:sz w:val="30"/>
          <w:szCs w:val="30"/>
        </w:rPr>
        <w:t xml:space="preserve"> </w:t>
      </w:r>
      <w:r>
        <w:rPr>
          <w:rFonts w:hint="eastAsia"/>
          <w:b/>
          <w:sz w:val="30"/>
          <w:szCs w:val="30"/>
        </w:rPr>
        <w:t>大</w:t>
      </w:r>
      <w:r>
        <w:rPr>
          <w:b/>
          <w:sz w:val="30"/>
          <w:szCs w:val="30"/>
        </w:rPr>
        <w:t xml:space="preserve"> </w:t>
      </w:r>
      <w:r>
        <w:rPr>
          <w:rFonts w:hint="eastAsia"/>
          <w:b/>
          <w:sz w:val="30"/>
          <w:szCs w:val="30"/>
        </w:rPr>
        <w:t>学</w:t>
      </w:r>
      <w:bookmarkStart w:id="55" w:name="_Toc108584824"/>
    </w:p>
    <w:p w:rsidR="004841B3" w:rsidRDefault="004841B3" w:rsidP="004841B3">
      <w:pPr>
        <w:spacing w:line="400" w:lineRule="exact"/>
        <w:ind w:firstLine="600"/>
        <w:jc w:val="center"/>
        <w:rPr>
          <w:b/>
          <w:sz w:val="30"/>
          <w:szCs w:val="30"/>
        </w:rPr>
      </w:pPr>
      <w:r>
        <w:rPr>
          <w:rFonts w:hint="eastAsia"/>
          <w:b/>
          <w:sz w:val="30"/>
          <w:szCs w:val="30"/>
        </w:rPr>
        <w:t>本科毕业设计（论文）中期</w:t>
      </w:r>
      <w:bookmarkEnd w:id="55"/>
      <w:r>
        <w:rPr>
          <w:rFonts w:hint="eastAsia"/>
          <w:b/>
          <w:sz w:val="30"/>
          <w:szCs w:val="30"/>
        </w:rPr>
        <w:t>进展情况检查表</w:t>
      </w:r>
    </w:p>
    <w:p w:rsidR="004841B3" w:rsidRDefault="004841B3" w:rsidP="004841B3">
      <w:pPr>
        <w:spacing w:line="400" w:lineRule="exact"/>
        <w:ind w:firstLine="600"/>
        <w:jc w:val="center"/>
        <w:rPr>
          <w:b/>
          <w:sz w:val="30"/>
          <w:szCs w:val="30"/>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634"/>
        <w:gridCol w:w="528"/>
        <w:gridCol w:w="655"/>
        <w:gridCol w:w="1778"/>
        <w:gridCol w:w="239"/>
        <w:gridCol w:w="982"/>
        <w:gridCol w:w="379"/>
        <w:gridCol w:w="1396"/>
        <w:gridCol w:w="1412"/>
        <w:gridCol w:w="1047"/>
      </w:tblGrid>
      <w:tr w:rsidR="004841B3" w:rsidTr="00927E70">
        <w:trPr>
          <w:trHeight w:val="454"/>
        </w:trPr>
        <w:tc>
          <w:tcPr>
            <w:tcW w:w="1862" w:type="dxa"/>
            <w:gridSpan w:val="3"/>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center"/>
            </w:pPr>
            <w:r>
              <w:rPr>
                <w:rFonts w:hint="eastAsia"/>
              </w:rPr>
              <w:t>学院</w:t>
            </w:r>
          </w:p>
        </w:tc>
        <w:tc>
          <w:tcPr>
            <w:tcW w:w="1846" w:type="dxa"/>
            <w:tcBorders>
              <w:top w:val="single" w:sz="8" w:space="0" w:color="auto"/>
              <w:left w:val="single" w:sz="8" w:space="0" w:color="auto"/>
              <w:bottom w:val="single" w:sz="8" w:space="0" w:color="auto"/>
              <w:right w:val="single" w:sz="8" w:space="0" w:color="auto"/>
            </w:tcBorders>
            <w:vAlign w:val="center"/>
            <w:hideMark/>
          </w:tcPr>
          <w:p w:rsidR="004841B3" w:rsidRPr="00495C8D" w:rsidRDefault="004841B3" w:rsidP="00927E70">
            <w:pPr>
              <w:jc w:val="center"/>
              <w:rPr>
                <w:rFonts w:ascii="宋体" w:eastAsia="宋体" w:hAnsi="宋体"/>
              </w:rPr>
            </w:pPr>
            <w:r w:rsidRPr="00495C8D">
              <w:rPr>
                <w:rFonts w:ascii="宋体" w:eastAsia="宋体" w:hAnsi="宋体" w:hint="eastAsia"/>
              </w:rPr>
              <w:t>计算机学院</w:t>
            </w:r>
          </w:p>
        </w:tc>
        <w:tc>
          <w:tcPr>
            <w:tcW w:w="1260" w:type="dxa"/>
            <w:gridSpan w:val="2"/>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ind w:left="17"/>
              <w:jc w:val="center"/>
            </w:pPr>
            <w:r>
              <w:rPr>
                <w:rFonts w:hint="eastAsia"/>
              </w:rPr>
              <w:t>专业</w:t>
            </w:r>
          </w:p>
        </w:tc>
        <w:tc>
          <w:tcPr>
            <w:tcW w:w="1800" w:type="dxa"/>
            <w:gridSpan w:val="2"/>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center"/>
            </w:pPr>
            <w:r w:rsidRPr="00495C8D">
              <w:rPr>
                <w:rFonts w:ascii="宋体" w:eastAsia="宋体" w:hAnsi="宋体" w:hint="eastAsia"/>
              </w:rPr>
              <w:t>网络工程</w:t>
            </w:r>
          </w:p>
        </w:tc>
        <w:tc>
          <w:tcPr>
            <w:tcW w:w="1440" w:type="dxa"/>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center"/>
            </w:pPr>
            <w:r>
              <w:rPr>
                <w:rFonts w:hint="eastAsia"/>
              </w:rPr>
              <w:t>班级</w:t>
            </w:r>
          </w:p>
        </w:tc>
        <w:tc>
          <w:tcPr>
            <w:tcW w:w="1078" w:type="dxa"/>
            <w:tcBorders>
              <w:top w:val="single" w:sz="8" w:space="0" w:color="auto"/>
              <w:left w:val="single" w:sz="8" w:space="0" w:color="auto"/>
              <w:bottom w:val="single" w:sz="8" w:space="0" w:color="auto"/>
              <w:right w:val="single" w:sz="8" w:space="0" w:color="auto"/>
            </w:tcBorders>
            <w:vAlign w:val="center"/>
            <w:hideMark/>
          </w:tcPr>
          <w:p w:rsidR="004841B3" w:rsidRPr="00AC4739" w:rsidRDefault="004841B3" w:rsidP="00927E70">
            <w:pPr>
              <w:jc w:val="center"/>
              <w:rPr>
                <w:rFonts w:ascii="宋体" w:eastAsia="宋体" w:hAnsi="宋体"/>
              </w:rPr>
            </w:pPr>
            <w:r w:rsidRPr="00AC4739">
              <w:rPr>
                <w:rFonts w:ascii="宋体" w:eastAsia="宋体" w:hAnsi="宋体" w:hint="eastAsia"/>
              </w:rPr>
              <w:t>11班</w:t>
            </w:r>
          </w:p>
        </w:tc>
      </w:tr>
      <w:tr w:rsidR="004841B3" w:rsidTr="00927E70">
        <w:trPr>
          <w:trHeight w:val="454"/>
        </w:trPr>
        <w:tc>
          <w:tcPr>
            <w:tcW w:w="1862" w:type="dxa"/>
            <w:gridSpan w:val="3"/>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spacing w:line="360" w:lineRule="auto"/>
              <w:jc w:val="center"/>
            </w:pPr>
            <w:r>
              <w:rPr>
                <w:rFonts w:hint="eastAsia"/>
              </w:rPr>
              <w:t>学生姓名</w:t>
            </w:r>
          </w:p>
        </w:tc>
        <w:tc>
          <w:tcPr>
            <w:tcW w:w="1846" w:type="dxa"/>
            <w:tcBorders>
              <w:top w:val="single" w:sz="8" w:space="0" w:color="auto"/>
              <w:left w:val="single" w:sz="8" w:space="0" w:color="auto"/>
              <w:bottom w:val="single" w:sz="8" w:space="0" w:color="auto"/>
              <w:right w:val="single" w:sz="8" w:space="0" w:color="auto"/>
            </w:tcBorders>
            <w:vAlign w:val="center"/>
            <w:hideMark/>
          </w:tcPr>
          <w:p w:rsidR="004841B3" w:rsidRPr="00C166FA" w:rsidRDefault="004841B3" w:rsidP="00927E70">
            <w:pPr>
              <w:spacing w:line="360" w:lineRule="auto"/>
              <w:jc w:val="center"/>
              <w:rPr>
                <w:rFonts w:ascii="宋体" w:eastAsia="宋体" w:hAnsi="宋体"/>
              </w:rPr>
            </w:pPr>
            <w:r w:rsidRPr="00C166FA">
              <w:rPr>
                <w:rFonts w:ascii="宋体" w:eastAsia="宋体" w:hAnsi="宋体" w:hint="eastAsia"/>
              </w:rPr>
              <w:t>赵瑞</w:t>
            </w:r>
          </w:p>
        </w:tc>
        <w:tc>
          <w:tcPr>
            <w:tcW w:w="1260" w:type="dxa"/>
            <w:gridSpan w:val="2"/>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spacing w:line="360" w:lineRule="auto"/>
              <w:jc w:val="center"/>
            </w:pPr>
            <w:r>
              <w:rPr>
                <w:rFonts w:hint="eastAsia"/>
              </w:rPr>
              <w:t>学号</w:t>
            </w:r>
          </w:p>
        </w:tc>
        <w:tc>
          <w:tcPr>
            <w:tcW w:w="1800" w:type="dxa"/>
            <w:gridSpan w:val="2"/>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spacing w:line="360" w:lineRule="auto"/>
              <w:jc w:val="center"/>
            </w:pPr>
            <w:r w:rsidRPr="00C166FA">
              <w:rPr>
                <w:rFonts w:ascii="宋体" w:eastAsia="宋体" w:hAnsi="宋体" w:hint="eastAsia"/>
              </w:rPr>
              <w:t>2016211425</w:t>
            </w:r>
          </w:p>
        </w:tc>
        <w:tc>
          <w:tcPr>
            <w:tcW w:w="1440" w:type="dxa"/>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spacing w:line="360" w:lineRule="auto"/>
              <w:jc w:val="center"/>
            </w:pPr>
            <w:r>
              <w:rPr>
                <w:rFonts w:hint="eastAsia"/>
              </w:rPr>
              <w:t>班内序号</w:t>
            </w:r>
          </w:p>
        </w:tc>
        <w:tc>
          <w:tcPr>
            <w:tcW w:w="1078" w:type="dxa"/>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spacing w:line="360" w:lineRule="auto"/>
              <w:jc w:val="center"/>
            </w:pPr>
            <w:r w:rsidRPr="00C166FA">
              <w:rPr>
                <w:rFonts w:ascii="宋体" w:eastAsia="宋体" w:hAnsi="宋体" w:hint="eastAsia"/>
              </w:rPr>
              <w:t>16</w:t>
            </w:r>
          </w:p>
        </w:tc>
      </w:tr>
      <w:tr w:rsidR="004841B3" w:rsidTr="00927E70">
        <w:trPr>
          <w:trHeight w:val="454"/>
        </w:trPr>
        <w:tc>
          <w:tcPr>
            <w:tcW w:w="1862" w:type="dxa"/>
            <w:gridSpan w:val="3"/>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spacing w:line="360" w:lineRule="auto"/>
              <w:jc w:val="center"/>
            </w:pPr>
            <w:r>
              <w:rPr>
                <w:rFonts w:hint="eastAsia"/>
              </w:rPr>
              <w:t>指导教师姓名</w:t>
            </w:r>
          </w:p>
        </w:tc>
        <w:tc>
          <w:tcPr>
            <w:tcW w:w="1846" w:type="dxa"/>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spacing w:line="360" w:lineRule="auto"/>
              <w:jc w:val="center"/>
            </w:pPr>
            <w:r w:rsidRPr="00C166FA">
              <w:rPr>
                <w:rFonts w:ascii="宋体" w:eastAsia="宋体" w:hAnsi="宋体" w:hint="eastAsia"/>
              </w:rPr>
              <w:t>吴起凡</w:t>
            </w:r>
          </w:p>
        </w:tc>
        <w:tc>
          <w:tcPr>
            <w:tcW w:w="1260" w:type="dxa"/>
            <w:gridSpan w:val="2"/>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spacing w:line="360" w:lineRule="auto"/>
              <w:jc w:val="center"/>
            </w:pPr>
            <w:r>
              <w:rPr>
                <w:rFonts w:hint="eastAsia"/>
              </w:rPr>
              <w:t>所在单位</w:t>
            </w:r>
          </w:p>
        </w:tc>
        <w:tc>
          <w:tcPr>
            <w:tcW w:w="1800" w:type="dxa"/>
            <w:gridSpan w:val="2"/>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center"/>
              <w:rPr>
                <w:sz w:val="24"/>
              </w:rPr>
            </w:pPr>
            <w:r w:rsidRPr="00495C8D">
              <w:rPr>
                <w:rFonts w:ascii="宋体" w:eastAsia="宋体" w:hAnsi="宋体" w:hint="eastAsia"/>
              </w:rPr>
              <w:t>计算机学院</w:t>
            </w:r>
          </w:p>
        </w:tc>
        <w:tc>
          <w:tcPr>
            <w:tcW w:w="1440" w:type="dxa"/>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ind w:firstLineChars="200" w:firstLine="420"/>
              <w:rPr>
                <w:sz w:val="24"/>
              </w:rPr>
            </w:pPr>
            <w:r>
              <w:rPr>
                <w:rFonts w:hint="eastAsia"/>
              </w:rPr>
              <w:t>职称</w:t>
            </w:r>
          </w:p>
        </w:tc>
        <w:tc>
          <w:tcPr>
            <w:tcW w:w="1078" w:type="dxa"/>
            <w:tcBorders>
              <w:top w:val="single" w:sz="8" w:space="0" w:color="auto"/>
              <w:left w:val="single" w:sz="8" w:space="0" w:color="auto"/>
              <w:bottom w:val="single" w:sz="8" w:space="0" w:color="auto"/>
              <w:right w:val="single" w:sz="8" w:space="0" w:color="auto"/>
            </w:tcBorders>
            <w:vAlign w:val="center"/>
            <w:hideMark/>
          </w:tcPr>
          <w:p w:rsidR="004841B3" w:rsidRPr="00C166FA" w:rsidRDefault="004841B3" w:rsidP="00927E70">
            <w:pPr>
              <w:jc w:val="center"/>
              <w:rPr>
                <w:rFonts w:ascii="宋体" w:eastAsia="宋体" w:hAnsi="宋体"/>
                <w:sz w:val="24"/>
              </w:rPr>
            </w:pPr>
            <w:r w:rsidRPr="00C166FA">
              <w:rPr>
                <w:rFonts w:ascii="宋体" w:eastAsia="宋体" w:hAnsi="宋体" w:hint="eastAsia"/>
              </w:rPr>
              <w:t>高工</w:t>
            </w:r>
          </w:p>
        </w:tc>
      </w:tr>
      <w:tr w:rsidR="004841B3" w:rsidTr="00927E70">
        <w:trPr>
          <w:trHeight w:val="225"/>
        </w:trPr>
        <w:tc>
          <w:tcPr>
            <w:tcW w:w="1862" w:type="dxa"/>
            <w:gridSpan w:val="3"/>
            <w:vMerge w:val="restart"/>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center"/>
              <w:rPr>
                <w:bCs/>
              </w:rPr>
            </w:pPr>
            <w:r>
              <w:rPr>
                <w:rFonts w:hint="eastAsia"/>
                <w:bCs/>
              </w:rPr>
              <w:t>设计（论文）题目</w:t>
            </w:r>
          </w:p>
        </w:tc>
        <w:tc>
          <w:tcPr>
            <w:tcW w:w="7424" w:type="dxa"/>
            <w:gridSpan w:val="7"/>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spacing w:line="360" w:lineRule="auto"/>
              <w:ind w:left="30"/>
              <w:rPr>
                <w:sz w:val="18"/>
                <w:szCs w:val="18"/>
              </w:rPr>
            </w:pPr>
            <w:r>
              <w:rPr>
                <w:rFonts w:hint="eastAsia"/>
                <w:sz w:val="18"/>
                <w:szCs w:val="18"/>
              </w:rPr>
              <w:t>（中文）</w:t>
            </w:r>
            <w:r w:rsidRPr="00232059">
              <w:rPr>
                <w:rFonts w:ascii="宋体" w:eastAsia="宋体" w:hAnsi="宋体" w:hint="eastAsia"/>
                <w:sz w:val="18"/>
                <w:szCs w:val="18"/>
              </w:rPr>
              <w:t>学生作业批改系统</w:t>
            </w:r>
          </w:p>
        </w:tc>
      </w:tr>
      <w:tr w:rsidR="004841B3" w:rsidTr="00927E70">
        <w:trPr>
          <w:trHeight w:val="225"/>
        </w:trPr>
        <w:tc>
          <w:tcPr>
            <w:tcW w:w="0" w:type="auto"/>
            <w:gridSpan w:val="3"/>
            <w:vMerge/>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left"/>
              <w:rPr>
                <w:bCs/>
              </w:rPr>
            </w:pPr>
          </w:p>
        </w:tc>
        <w:tc>
          <w:tcPr>
            <w:tcW w:w="7424" w:type="dxa"/>
            <w:gridSpan w:val="7"/>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spacing w:line="360" w:lineRule="auto"/>
              <w:ind w:left="30"/>
              <w:rPr>
                <w:sz w:val="18"/>
                <w:szCs w:val="18"/>
              </w:rPr>
            </w:pPr>
            <w:r>
              <w:rPr>
                <w:rFonts w:hint="eastAsia"/>
                <w:sz w:val="18"/>
                <w:szCs w:val="18"/>
              </w:rPr>
              <w:t>（英文）</w:t>
            </w:r>
            <w:r w:rsidRPr="00232059">
              <w:rPr>
                <w:rFonts w:ascii="Times New Roman" w:hAnsi="Times New Roman" w:cs="Times New Roman"/>
                <w:sz w:val="18"/>
                <w:szCs w:val="18"/>
              </w:rPr>
              <w:t>Student Homework Correcting System</w:t>
            </w:r>
          </w:p>
        </w:tc>
      </w:tr>
      <w:tr w:rsidR="004841B3" w:rsidTr="00927E70">
        <w:trPr>
          <w:trHeight w:val="2390"/>
        </w:trPr>
        <w:tc>
          <w:tcPr>
            <w:tcW w:w="643" w:type="dxa"/>
            <w:vMerge w:val="restart"/>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center"/>
              <w:rPr>
                <w:bCs/>
                <w:sz w:val="24"/>
              </w:rPr>
            </w:pPr>
            <w:r>
              <w:rPr>
                <w:rFonts w:hint="eastAsia"/>
                <w:bCs/>
                <w:sz w:val="24"/>
              </w:rPr>
              <w:t>目前已完成任务</w:t>
            </w:r>
          </w:p>
        </w:tc>
        <w:tc>
          <w:tcPr>
            <w:tcW w:w="8643" w:type="dxa"/>
            <w:gridSpan w:val="9"/>
            <w:tcBorders>
              <w:top w:val="single" w:sz="8" w:space="0" w:color="auto"/>
              <w:left w:val="single" w:sz="8" w:space="0" w:color="auto"/>
              <w:bottom w:val="single" w:sz="8" w:space="0" w:color="auto"/>
              <w:right w:val="single" w:sz="8" w:space="0" w:color="auto"/>
            </w:tcBorders>
          </w:tcPr>
          <w:p w:rsidR="004841B3" w:rsidRDefault="004841B3" w:rsidP="00927E70">
            <w:pPr>
              <w:rPr>
                <w:rFonts w:ascii="宋体" w:hAnsi="宋体"/>
                <w:bCs/>
                <w:sz w:val="18"/>
                <w:szCs w:val="18"/>
              </w:rPr>
            </w:pPr>
            <w:r>
              <w:rPr>
                <w:rFonts w:ascii="宋体" w:hAnsi="宋体" w:hint="eastAsia"/>
                <w:bCs/>
              </w:rPr>
              <w:t>主要内容:</w:t>
            </w:r>
          </w:p>
          <w:p w:rsidR="004841B3" w:rsidRDefault="004841B3" w:rsidP="00927E70">
            <w:pPr>
              <w:spacing w:line="288" w:lineRule="auto"/>
              <w:ind w:firstLineChars="200" w:firstLine="420"/>
              <w:rPr>
                <w:rFonts w:ascii="宋体" w:eastAsia="宋体" w:hAnsi="宋体"/>
              </w:rPr>
            </w:pPr>
            <w:r>
              <w:rPr>
                <w:rFonts w:ascii="宋体" w:eastAsia="宋体" w:hAnsi="宋体" w:hint="eastAsia"/>
              </w:rPr>
              <w:t>截至期中，进度与计划有所出入，但相差时间在一周以内，主要是一些技术用法实践的学习和测试稍费时间。开题至今依次完成的任务有：开题报告、课题调研分析、需求分析、环境搭建配置、登录拦截、数据库连接操作封装和验证码实现。至今网页基本框架马上完成，开始逐步实现各模块的核心功能。</w:t>
            </w:r>
          </w:p>
          <w:p w:rsidR="004841B3" w:rsidRDefault="004841B3" w:rsidP="00927E70">
            <w:pPr>
              <w:spacing w:line="288" w:lineRule="auto"/>
              <w:ind w:firstLineChars="200" w:firstLine="420"/>
              <w:rPr>
                <w:rFonts w:ascii="宋体" w:eastAsia="宋体" w:hAnsi="宋体"/>
              </w:rPr>
            </w:pPr>
            <w:r>
              <w:rPr>
                <w:rFonts w:ascii="宋体" w:eastAsia="宋体" w:hAnsi="宋体" w:hint="eastAsia"/>
              </w:rPr>
              <w:t>针对课题分析，主要是调研了课题的背景和现实意义。传统的课代表收集作业注定会被线上提交所取代，</w:t>
            </w:r>
            <w:r w:rsidRPr="009F585F">
              <w:rPr>
                <w:rFonts w:ascii="宋体" w:eastAsia="宋体" w:hAnsi="宋体" w:hint="eastAsia"/>
              </w:rPr>
              <w:t>构建一个“学生作业批改系统”线上平台，</w:t>
            </w:r>
            <w:r>
              <w:rPr>
                <w:rFonts w:ascii="宋体" w:eastAsia="宋体" w:hAnsi="宋体" w:hint="eastAsia"/>
              </w:rPr>
              <w:t>不仅省去了课间收集作业的时间，也避免了遗漏丢失的风险，额外的统计模块在期末也能为教师提供许多便利。</w:t>
            </w:r>
          </w:p>
          <w:p w:rsidR="004841B3" w:rsidRDefault="004841B3" w:rsidP="00927E70">
            <w:pPr>
              <w:spacing w:line="288" w:lineRule="auto"/>
              <w:ind w:firstLineChars="200" w:firstLine="420"/>
              <w:rPr>
                <w:rFonts w:ascii="宋体" w:eastAsia="宋体" w:hAnsi="宋体"/>
              </w:rPr>
            </w:pPr>
            <w:r>
              <w:rPr>
                <w:rFonts w:ascii="宋体" w:eastAsia="宋体" w:hAnsi="宋体" w:hint="eastAsia"/>
              </w:rPr>
              <w:t>需求分析是一个项目的先决条件，能够为后续功能开发提供必要的保障和理论上的参考，但是一个项目是可变的，需求分析只能详尽考虑模块的核心功能和函数接口，对于后续拓展功能或者优化完善都需要及时修改，比如对于管理员角色功能的考虑，之前我初步划分为年级班级、教师、学生三个管理模块，过段时间仔细考虑后发现年级这个元素是多余的，我完全可以将年级id和班级id结合也是一枚主键。基于软件工程的相关知识，我采用面向对象分析方法，通过绘制uml图对项目进行领域建模和用例建模，后续完成数据库表的构建后再完成数据流图的绘制。</w:t>
            </w:r>
            <w:r w:rsidRPr="00AF6B9F">
              <w:rPr>
                <w:rFonts w:ascii="宋体" w:eastAsia="宋体" w:hAnsi="宋体"/>
              </w:rPr>
              <w:t>领域模型是对领域内的概念类或现实世界中对象的可视化表示</w:t>
            </w:r>
            <w:r>
              <w:rPr>
                <w:rFonts w:ascii="宋体" w:eastAsia="宋体" w:hAnsi="宋体" w:hint="eastAsia"/>
              </w:rPr>
              <w:t>，</w:t>
            </w:r>
            <w:r w:rsidRPr="00AF6B9F">
              <w:rPr>
                <w:rFonts w:ascii="宋体" w:eastAsia="宋体" w:hAnsi="宋体"/>
              </w:rPr>
              <w:t>并建立业务领域概念之间的关系。</w:t>
            </w:r>
            <w:r>
              <w:rPr>
                <w:rFonts w:ascii="宋体" w:eastAsia="宋体" w:hAnsi="宋体" w:hint="eastAsia"/>
              </w:rPr>
              <w:t>我分析绘制了各角色的活动图和类图，前者能够清晰显示角色生命周期内的行为流程，后者</w:t>
            </w:r>
            <w:r w:rsidRPr="009550D0">
              <w:rPr>
                <w:rFonts w:ascii="宋体" w:eastAsia="宋体" w:hAnsi="宋体" w:hint="eastAsia"/>
              </w:rPr>
              <w:t>着重于从项目的所有对象中提取出模型元素，侧重各元素自身的属性和元素之前的关系，包括依赖、关联、组合、聚合</w:t>
            </w:r>
            <w:r>
              <w:rPr>
                <w:rFonts w:ascii="宋体" w:eastAsia="宋体" w:hAnsi="宋体" w:hint="eastAsia"/>
              </w:rPr>
              <w:t>关系</w:t>
            </w:r>
            <w:r w:rsidRPr="009550D0">
              <w:rPr>
                <w:rFonts w:ascii="宋体" w:eastAsia="宋体" w:hAnsi="宋体" w:hint="eastAsia"/>
              </w:rPr>
              <w:t>依次加深</w:t>
            </w:r>
            <w:r>
              <w:rPr>
                <w:rFonts w:ascii="宋体" w:eastAsia="宋体" w:hAnsi="宋体" w:hint="eastAsia"/>
              </w:rPr>
              <w:t>。用例模型着重</w:t>
            </w:r>
            <w:r w:rsidRPr="00B93A34">
              <w:rPr>
                <w:rFonts w:ascii="宋体" w:eastAsia="宋体" w:hAnsi="宋体" w:hint="eastAsia"/>
              </w:rPr>
              <w:t>对系统、子系统或类的功能行为进行建模</w:t>
            </w:r>
            <w:r>
              <w:rPr>
                <w:rFonts w:ascii="宋体" w:eastAsia="宋体" w:hAnsi="宋体" w:hint="eastAsia"/>
              </w:rPr>
              <w:t>，我绘制了各角色的用例图、系统顺序图和操作契约模板，其中系统顺序图精确到接口函数和数据库关联，完成系统模块流程模拟。完成需求分析后进行整理排版，汇成文档保存。</w:t>
            </w:r>
          </w:p>
          <w:p w:rsidR="004841B3" w:rsidRPr="00505E45" w:rsidRDefault="004841B3" w:rsidP="00927E70">
            <w:pPr>
              <w:spacing w:line="288" w:lineRule="auto"/>
              <w:ind w:firstLineChars="200" w:firstLine="420"/>
              <w:rPr>
                <w:rFonts w:ascii="宋体" w:eastAsia="宋体" w:hAnsi="宋体"/>
              </w:rPr>
            </w:pPr>
            <w:r>
              <w:rPr>
                <w:rFonts w:ascii="宋体" w:eastAsia="宋体" w:hAnsi="宋体" w:hint="eastAsia"/>
              </w:rPr>
              <w:t>之后进行了环境搭建和项目实施。安装配置了Tomcat，通过X</w:t>
            </w:r>
            <w:r>
              <w:rPr>
                <w:rFonts w:ascii="宋体" w:eastAsia="宋体" w:hAnsi="宋体"/>
              </w:rPr>
              <w:t>AMPP</w:t>
            </w:r>
            <w:r>
              <w:rPr>
                <w:rFonts w:ascii="宋体" w:eastAsia="宋体" w:hAnsi="宋体" w:hint="eastAsia"/>
              </w:rPr>
              <w:t>软件包安装成功了MySQL等工具，并将项目通过eclipse上传至Github指定文件夹。项目实施时针对Javaweb的一些遇到的问题，系统的学习了servlet和其过滤拦截功能、jQuery及其部分插件的使用，</w:t>
            </w:r>
            <w:r>
              <w:rPr>
                <w:rFonts w:ascii="宋体" w:eastAsia="宋体" w:hAnsi="宋体"/>
              </w:rPr>
              <w:t>A</w:t>
            </w:r>
            <w:r>
              <w:rPr>
                <w:rFonts w:ascii="宋体" w:eastAsia="宋体" w:hAnsi="宋体" w:hint="eastAsia"/>
              </w:rPr>
              <w:t>jax的写法规则，</w:t>
            </w:r>
            <w:r>
              <w:rPr>
                <w:rFonts w:ascii="宋体" w:eastAsia="宋体" w:hAnsi="宋体"/>
              </w:rPr>
              <w:t>UI</w:t>
            </w:r>
            <w:r>
              <w:rPr>
                <w:rFonts w:ascii="宋体" w:eastAsia="宋体" w:hAnsi="宋体" w:hint="eastAsia"/>
              </w:rPr>
              <w:t>中的J</w:t>
            </w:r>
            <w:r>
              <w:rPr>
                <w:rFonts w:ascii="宋体" w:eastAsia="宋体" w:hAnsi="宋体"/>
              </w:rPr>
              <w:t>S</w:t>
            </w:r>
            <w:r>
              <w:rPr>
                <w:rFonts w:ascii="宋体" w:eastAsia="宋体" w:hAnsi="宋体" w:hint="eastAsia"/>
              </w:rPr>
              <w:t>控件，J</w:t>
            </w:r>
            <w:r>
              <w:rPr>
                <w:rFonts w:ascii="宋体" w:eastAsia="宋体" w:hAnsi="宋体"/>
              </w:rPr>
              <w:t>DBC</w:t>
            </w:r>
            <w:r>
              <w:rPr>
                <w:rFonts w:ascii="宋体" w:eastAsia="宋体" w:hAnsi="宋体" w:hint="eastAsia"/>
              </w:rPr>
              <w:t>连接项目数据库和html界面某些写法构成技巧等。基本实现了各角色的登录逻辑和验证码功能，其中验证码功能通过在特定字符集中随机选择字符构建，背景图片通过Java绘图随机划分区域和上色实现。完成了部分角色主界面的jsp文件，包括界面的跳转逻辑和界面美化。这部分也是现在工作内容，完成后开始分模块实现核心功能，优先从管理员控制修改师生课程信息开始。</w:t>
            </w:r>
          </w:p>
        </w:tc>
      </w:tr>
      <w:tr w:rsidR="004841B3" w:rsidRPr="00CB6AD5" w:rsidTr="00927E70">
        <w:trPr>
          <w:cantSplit/>
          <w:trHeight w:val="60"/>
        </w:trPr>
        <w:tc>
          <w:tcPr>
            <w:tcW w:w="0" w:type="auto"/>
            <w:vMerge/>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left"/>
              <w:rPr>
                <w:bCs/>
                <w:sz w:val="24"/>
              </w:rPr>
            </w:pPr>
          </w:p>
        </w:tc>
        <w:tc>
          <w:tcPr>
            <w:tcW w:w="8643" w:type="dxa"/>
            <w:gridSpan w:val="9"/>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rPr>
                <w:bCs/>
                <w:sz w:val="24"/>
              </w:rPr>
            </w:pPr>
            <w:r>
              <w:rPr>
                <w:rFonts w:hint="eastAsia"/>
                <w:bCs/>
                <w:sz w:val="24"/>
              </w:rPr>
              <w:t>是否符合任务书要求进度</w:t>
            </w:r>
            <w:r>
              <w:rPr>
                <w:rFonts w:hint="eastAsia"/>
                <w:bCs/>
                <w:sz w:val="24"/>
              </w:rPr>
              <w:t xml:space="preserve"> </w:t>
            </w:r>
            <w:r>
              <w:rPr>
                <w:bCs/>
                <w:sz w:val="24"/>
              </w:rPr>
              <w:t xml:space="preserve"> </w:t>
            </w:r>
            <w:r w:rsidRPr="00905901">
              <w:rPr>
                <w:rFonts w:ascii="宋体" w:eastAsia="宋体" w:hAnsi="宋体" w:hint="eastAsia"/>
                <w:bCs/>
              </w:rPr>
              <w:t>符合</w:t>
            </w:r>
          </w:p>
        </w:tc>
      </w:tr>
      <w:tr w:rsidR="004841B3" w:rsidTr="00927E70">
        <w:trPr>
          <w:cantSplit/>
          <w:trHeight w:val="1829"/>
        </w:trPr>
        <w:tc>
          <w:tcPr>
            <w:tcW w:w="643" w:type="dxa"/>
            <w:vMerge w:val="restart"/>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center"/>
              <w:rPr>
                <w:bCs/>
                <w:sz w:val="24"/>
              </w:rPr>
            </w:pPr>
            <w:r>
              <w:rPr>
                <w:rFonts w:hint="eastAsia"/>
                <w:bCs/>
                <w:sz w:val="24"/>
              </w:rPr>
              <w:lastRenderedPageBreak/>
              <w:t>尚需完成的任务</w:t>
            </w:r>
          </w:p>
        </w:tc>
        <w:tc>
          <w:tcPr>
            <w:tcW w:w="8643" w:type="dxa"/>
            <w:gridSpan w:val="9"/>
            <w:tcBorders>
              <w:top w:val="single" w:sz="8" w:space="0" w:color="auto"/>
              <w:left w:val="single" w:sz="8" w:space="0" w:color="auto"/>
              <w:bottom w:val="single" w:sz="8" w:space="0" w:color="auto"/>
              <w:right w:val="single" w:sz="8" w:space="0" w:color="auto"/>
            </w:tcBorders>
            <w:vAlign w:val="center"/>
          </w:tcPr>
          <w:p w:rsidR="004841B3" w:rsidRPr="00C83CD8" w:rsidRDefault="004841B3" w:rsidP="00927E70">
            <w:pPr>
              <w:spacing w:line="288" w:lineRule="auto"/>
              <w:ind w:firstLineChars="200" w:firstLine="420"/>
              <w:rPr>
                <w:rFonts w:ascii="宋体" w:eastAsia="宋体" w:hAnsi="宋体"/>
              </w:rPr>
            </w:pPr>
            <w:r w:rsidRPr="00C83CD8">
              <w:rPr>
                <w:rFonts w:ascii="宋体" w:eastAsia="宋体" w:hAnsi="宋体" w:hint="eastAsia"/>
              </w:rPr>
              <w:t>后续任务按模块分为管理员、教师、学生的功能实现，按架构分为前端角色界面控制逻辑、后端代码控制函数、数据库搭建完备。在项目大体完成后进行模块功能接口逻辑的测试，完善修改优化。</w:t>
            </w:r>
          </w:p>
          <w:p w:rsidR="004841B3" w:rsidRPr="00C83CD8" w:rsidRDefault="004841B3" w:rsidP="00927E70">
            <w:pPr>
              <w:spacing w:line="288" w:lineRule="auto"/>
              <w:ind w:firstLineChars="200" w:firstLine="420"/>
              <w:rPr>
                <w:rFonts w:ascii="宋体" w:eastAsia="宋体" w:hAnsi="宋体"/>
              </w:rPr>
            </w:pPr>
            <w:r w:rsidRPr="00C83CD8">
              <w:rPr>
                <w:rFonts w:ascii="宋体" w:eastAsia="宋体" w:hAnsi="宋体" w:hint="eastAsia"/>
              </w:rPr>
              <w:t>管理员功能实现主要是与数据库访问增删改查有关，需要数据库表关系明确构建完整，所以后续E-</w:t>
            </w:r>
            <w:r w:rsidRPr="00C83CD8">
              <w:rPr>
                <w:rFonts w:ascii="宋体" w:eastAsia="宋体" w:hAnsi="宋体"/>
              </w:rPr>
              <w:t>R</w:t>
            </w:r>
            <w:r w:rsidRPr="00C83CD8">
              <w:rPr>
                <w:rFonts w:ascii="宋体" w:eastAsia="宋体" w:hAnsi="宋体" w:hint="eastAsia"/>
              </w:rPr>
              <w:t>图的绘制也很重要，针对某些复杂功能进行结构化建模构建数据流图对逻辑控制有很大帮助。</w:t>
            </w:r>
          </w:p>
          <w:p w:rsidR="004841B3" w:rsidRPr="00C83CD8" w:rsidRDefault="004841B3" w:rsidP="00927E70">
            <w:pPr>
              <w:spacing w:line="288" w:lineRule="auto"/>
              <w:ind w:firstLineChars="200" w:firstLine="420"/>
              <w:rPr>
                <w:rFonts w:ascii="宋体" w:eastAsia="宋体" w:hAnsi="宋体"/>
              </w:rPr>
            </w:pPr>
            <w:r w:rsidRPr="00C83CD8">
              <w:rPr>
                <w:rFonts w:ascii="宋体" w:eastAsia="宋体" w:hAnsi="宋体" w:hint="eastAsia"/>
              </w:rPr>
              <w:t>学生和教师的功能实现设计有所交叉，主要是文件相关操作，包括文件上传下载和在服务器端的存储问题，其中文件同时访问、下载、修改时的冲突需要考虑，文件存储在服务器的文件目录也需要仔细构建，这涉及到文件类型的统一保存和在线打开，设计服务器保管所有文件，为每份作业文件设置标识包括班级、课程、布置日期、截至日期、提交日期、评分、文件类型，为学生提供自己作业保存查看，为教师提供班级、课程作业查看和统计。并考虑针对能够在线打开的文件，完成一个对比的功能，使得教师学生能够比对答案和一份作业。教师还需要额外的统计模块用于学生作业整体情况的查看，考虑打印成表单显示。</w:t>
            </w:r>
          </w:p>
          <w:p w:rsidR="004841B3" w:rsidRPr="00C83CD8" w:rsidRDefault="004841B3" w:rsidP="00927E70">
            <w:pPr>
              <w:spacing w:line="288" w:lineRule="auto"/>
              <w:ind w:firstLineChars="200" w:firstLine="420"/>
              <w:rPr>
                <w:rFonts w:ascii="宋体" w:eastAsia="宋体" w:hAnsi="宋体"/>
              </w:rPr>
            </w:pPr>
            <w:r w:rsidRPr="00C83CD8">
              <w:rPr>
                <w:rFonts w:ascii="宋体" w:eastAsia="宋体" w:hAnsi="宋体" w:hint="eastAsia"/>
              </w:rPr>
              <w:t>管理员、学生、教师都有个人信息模块，包含修改个人信息、注销和修改密码。其中密码修改考虑利用网页发送邮件实现。</w:t>
            </w:r>
          </w:p>
          <w:p w:rsidR="004841B3" w:rsidRDefault="004841B3" w:rsidP="00927E70">
            <w:pPr>
              <w:spacing w:line="288" w:lineRule="auto"/>
              <w:ind w:firstLineChars="200" w:firstLine="420"/>
            </w:pPr>
            <w:r w:rsidRPr="00C83CD8">
              <w:rPr>
                <w:rFonts w:ascii="宋体" w:eastAsia="宋体" w:hAnsi="宋体" w:hint="eastAsia"/>
              </w:rPr>
              <w:t>额外功能的考虑：补交、作业备注、邮件提醒作业日期</w:t>
            </w:r>
          </w:p>
        </w:tc>
      </w:tr>
      <w:tr w:rsidR="004841B3" w:rsidTr="00927E70">
        <w:trPr>
          <w:cantSplit/>
          <w:trHeight w:val="317"/>
        </w:trPr>
        <w:tc>
          <w:tcPr>
            <w:tcW w:w="0" w:type="auto"/>
            <w:vMerge/>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left"/>
              <w:rPr>
                <w:bCs/>
                <w:sz w:val="24"/>
              </w:rPr>
            </w:pPr>
          </w:p>
        </w:tc>
        <w:tc>
          <w:tcPr>
            <w:tcW w:w="8643" w:type="dxa"/>
            <w:gridSpan w:val="9"/>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rPr>
                <w:bCs/>
                <w:sz w:val="24"/>
              </w:rPr>
            </w:pPr>
            <w:r>
              <w:rPr>
                <w:rFonts w:hint="eastAsia"/>
                <w:bCs/>
                <w:sz w:val="24"/>
              </w:rPr>
              <w:t>能否按期完成设计（论文）</w:t>
            </w:r>
            <w:r>
              <w:rPr>
                <w:rFonts w:hint="eastAsia"/>
                <w:bCs/>
                <w:sz w:val="24"/>
              </w:rPr>
              <w:t xml:space="preserve"> </w:t>
            </w:r>
            <w:r w:rsidRPr="00905901">
              <w:rPr>
                <w:rFonts w:ascii="宋体" w:eastAsia="宋体" w:hAnsi="宋体" w:hint="eastAsia"/>
                <w:bCs/>
              </w:rPr>
              <w:t>能够按期完成</w:t>
            </w:r>
          </w:p>
        </w:tc>
      </w:tr>
      <w:tr w:rsidR="004841B3" w:rsidTr="00927E70">
        <w:trPr>
          <w:trHeight w:val="3241"/>
        </w:trPr>
        <w:tc>
          <w:tcPr>
            <w:tcW w:w="643" w:type="dxa"/>
            <w:vMerge w:val="restart"/>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center"/>
              <w:rPr>
                <w:bCs/>
                <w:sz w:val="24"/>
              </w:rPr>
            </w:pPr>
            <w:r>
              <w:rPr>
                <w:rFonts w:hint="eastAsia"/>
                <w:bCs/>
                <w:sz w:val="24"/>
              </w:rPr>
              <w:t>存在问题和解决办法</w:t>
            </w:r>
          </w:p>
        </w:tc>
        <w:tc>
          <w:tcPr>
            <w:tcW w:w="532" w:type="dxa"/>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center"/>
              <w:rPr>
                <w:bCs/>
                <w:sz w:val="24"/>
              </w:rPr>
            </w:pPr>
            <w:r>
              <w:rPr>
                <w:rFonts w:hint="eastAsia"/>
                <w:bCs/>
                <w:sz w:val="24"/>
              </w:rPr>
              <w:t>存</w:t>
            </w:r>
          </w:p>
          <w:p w:rsidR="004841B3" w:rsidRDefault="004841B3" w:rsidP="00927E70">
            <w:pPr>
              <w:jc w:val="center"/>
              <w:rPr>
                <w:bCs/>
                <w:sz w:val="24"/>
              </w:rPr>
            </w:pPr>
            <w:r>
              <w:rPr>
                <w:rFonts w:hint="eastAsia"/>
                <w:bCs/>
                <w:sz w:val="24"/>
              </w:rPr>
              <w:t>在</w:t>
            </w:r>
          </w:p>
          <w:p w:rsidR="004841B3" w:rsidRDefault="004841B3" w:rsidP="00927E70">
            <w:pPr>
              <w:jc w:val="center"/>
              <w:rPr>
                <w:bCs/>
                <w:sz w:val="24"/>
              </w:rPr>
            </w:pPr>
            <w:r>
              <w:rPr>
                <w:rFonts w:hint="eastAsia"/>
                <w:bCs/>
                <w:sz w:val="24"/>
              </w:rPr>
              <w:t>问</w:t>
            </w:r>
          </w:p>
          <w:p w:rsidR="004841B3" w:rsidRDefault="004841B3" w:rsidP="00927E70">
            <w:pPr>
              <w:jc w:val="center"/>
              <w:rPr>
                <w:bCs/>
                <w:sz w:val="24"/>
              </w:rPr>
            </w:pPr>
            <w:r>
              <w:rPr>
                <w:rFonts w:hint="eastAsia"/>
                <w:bCs/>
                <w:sz w:val="24"/>
              </w:rPr>
              <w:t>题</w:t>
            </w:r>
          </w:p>
        </w:tc>
        <w:tc>
          <w:tcPr>
            <w:tcW w:w="8111" w:type="dxa"/>
            <w:gridSpan w:val="8"/>
            <w:tcBorders>
              <w:top w:val="single" w:sz="8" w:space="0" w:color="auto"/>
              <w:left w:val="single" w:sz="8" w:space="0" w:color="auto"/>
              <w:bottom w:val="single" w:sz="8" w:space="0" w:color="auto"/>
              <w:right w:val="single" w:sz="8" w:space="0" w:color="auto"/>
            </w:tcBorders>
            <w:vAlign w:val="center"/>
          </w:tcPr>
          <w:p w:rsidR="004841B3" w:rsidRDefault="004841B3" w:rsidP="00927E70">
            <w:pPr>
              <w:spacing w:line="288" w:lineRule="auto"/>
              <w:ind w:firstLineChars="200" w:firstLine="420"/>
              <w:rPr>
                <w:rFonts w:ascii="宋体" w:eastAsia="宋体" w:hAnsi="宋体"/>
              </w:rPr>
            </w:pPr>
            <w:r>
              <w:rPr>
                <w:rFonts w:ascii="宋体" w:eastAsia="宋体" w:hAnsi="宋体" w:hint="eastAsia"/>
              </w:rPr>
              <w:t>1.服务器文件存储结构逻辑的设计</w:t>
            </w:r>
          </w:p>
          <w:p w:rsidR="004841B3" w:rsidRDefault="004841B3" w:rsidP="00927E70">
            <w:pPr>
              <w:spacing w:line="288" w:lineRule="auto"/>
              <w:ind w:firstLineChars="200" w:firstLine="420"/>
              <w:rPr>
                <w:rFonts w:ascii="宋体" w:eastAsia="宋体" w:hAnsi="宋体"/>
              </w:rPr>
            </w:pPr>
            <w:r>
              <w:rPr>
                <w:rFonts w:ascii="宋体" w:eastAsia="宋体" w:hAnsi="宋体" w:hint="eastAsia"/>
              </w:rPr>
              <w:t>2.</w:t>
            </w:r>
            <w:r w:rsidRPr="00367DD6">
              <w:rPr>
                <w:rFonts w:ascii="宋体" w:eastAsia="宋体" w:hAnsi="宋体" w:hint="eastAsia"/>
              </w:rPr>
              <w:t>文件的批量下载和上传，</w:t>
            </w:r>
          </w:p>
          <w:p w:rsidR="004841B3" w:rsidRPr="00367DD6" w:rsidRDefault="004841B3" w:rsidP="00927E70">
            <w:pPr>
              <w:spacing w:line="288" w:lineRule="auto"/>
              <w:ind w:firstLineChars="200" w:firstLine="420"/>
              <w:rPr>
                <w:rFonts w:ascii="宋体" w:eastAsia="宋体" w:hAnsi="宋体"/>
              </w:rPr>
            </w:pPr>
            <w:r>
              <w:rPr>
                <w:rFonts w:ascii="宋体" w:eastAsia="宋体" w:hAnsi="宋体" w:hint="eastAsia"/>
              </w:rPr>
              <w:t>3.</w:t>
            </w:r>
            <w:r w:rsidRPr="00367DD6">
              <w:rPr>
                <w:rFonts w:ascii="宋体" w:eastAsia="宋体" w:hAnsi="宋体" w:hint="eastAsia"/>
              </w:rPr>
              <w:t>针对不同类型文件上传的不同处理方式</w:t>
            </w:r>
          </w:p>
          <w:p w:rsidR="004841B3" w:rsidRPr="00367DD6" w:rsidRDefault="004841B3" w:rsidP="00927E70">
            <w:pPr>
              <w:spacing w:line="288" w:lineRule="auto"/>
              <w:ind w:firstLineChars="200" w:firstLine="420"/>
              <w:rPr>
                <w:rFonts w:ascii="宋体" w:eastAsia="宋体" w:hAnsi="宋体"/>
              </w:rPr>
            </w:pPr>
            <w:r>
              <w:rPr>
                <w:rFonts w:ascii="宋体" w:eastAsia="宋体" w:hAnsi="宋体" w:hint="eastAsia"/>
              </w:rPr>
              <w:t>4.作业和答案的</w:t>
            </w:r>
            <w:r w:rsidRPr="00367DD6">
              <w:rPr>
                <w:rFonts w:ascii="宋体" w:eastAsia="宋体" w:hAnsi="宋体" w:hint="eastAsia"/>
              </w:rPr>
              <w:t>在线查看</w:t>
            </w:r>
          </w:p>
          <w:p w:rsidR="004841B3" w:rsidRPr="00367DD6" w:rsidRDefault="004841B3" w:rsidP="00927E70">
            <w:pPr>
              <w:spacing w:line="288" w:lineRule="auto"/>
              <w:ind w:firstLineChars="200" w:firstLine="420"/>
              <w:rPr>
                <w:rFonts w:ascii="宋体" w:eastAsia="宋体" w:hAnsi="宋体"/>
              </w:rPr>
            </w:pPr>
            <w:r>
              <w:rPr>
                <w:rFonts w:ascii="宋体" w:eastAsia="宋体" w:hAnsi="宋体" w:hint="eastAsia"/>
              </w:rPr>
              <w:t>5.</w:t>
            </w:r>
            <w:r w:rsidRPr="00367DD6">
              <w:rPr>
                <w:rFonts w:ascii="宋体" w:eastAsia="宋体" w:hAnsi="宋体" w:hint="eastAsia"/>
              </w:rPr>
              <w:t>对同一作业同时修改的并发控制，考虑上传下载的冲突</w:t>
            </w:r>
          </w:p>
          <w:p w:rsidR="004841B3" w:rsidRPr="00720F09" w:rsidRDefault="004841B3" w:rsidP="00927E70">
            <w:pPr>
              <w:spacing w:line="288" w:lineRule="auto"/>
              <w:ind w:firstLineChars="200" w:firstLine="420"/>
              <w:rPr>
                <w:rFonts w:ascii="宋体" w:eastAsia="宋体" w:hAnsi="宋体"/>
              </w:rPr>
            </w:pPr>
            <w:r>
              <w:rPr>
                <w:rFonts w:ascii="宋体" w:eastAsia="宋体" w:hAnsi="宋体" w:hint="eastAsia"/>
              </w:rPr>
              <w:t>6.实现网页发送邮件找回密码和提醒时限</w:t>
            </w:r>
          </w:p>
        </w:tc>
      </w:tr>
      <w:tr w:rsidR="004841B3" w:rsidTr="00927E70">
        <w:trPr>
          <w:cantSplit/>
          <w:trHeight w:val="1713"/>
        </w:trPr>
        <w:tc>
          <w:tcPr>
            <w:tcW w:w="0" w:type="auto"/>
            <w:vMerge/>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left"/>
              <w:rPr>
                <w:bCs/>
                <w:sz w:val="24"/>
              </w:rPr>
            </w:pPr>
          </w:p>
        </w:tc>
        <w:tc>
          <w:tcPr>
            <w:tcW w:w="532" w:type="dxa"/>
            <w:tcBorders>
              <w:top w:val="single" w:sz="8" w:space="0" w:color="auto"/>
              <w:left w:val="single" w:sz="8" w:space="0" w:color="auto"/>
              <w:bottom w:val="single" w:sz="8" w:space="0" w:color="auto"/>
              <w:right w:val="single" w:sz="8" w:space="0" w:color="auto"/>
            </w:tcBorders>
            <w:vAlign w:val="center"/>
            <w:hideMark/>
          </w:tcPr>
          <w:p w:rsidR="004841B3" w:rsidRDefault="004841B3" w:rsidP="00927E70">
            <w:pPr>
              <w:jc w:val="center"/>
              <w:rPr>
                <w:bCs/>
                <w:sz w:val="24"/>
              </w:rPr>
            </w:pPr>
            <w:r>
              <w:rPr>
                <w:rFonts w:hint="eastAsia"/>
                <w:bCs/>
                <w:sz w:val="24"/>
              </w:rPr>
              <w:t>拟</w:t>
            </w:r>
          </w:p>
          <w:p w:rsidR="004841B3" w:rsidRDefault="004841B3" w:rsidP="00927E70">
            <w:pPr>
              <w:jc w:val="center"/>
              <w:rPr>
                <w:bCs/>
                <w:sz w:val="24"/>
              </w:rPr>
            </w:pPr>
            <w:r>
              <w:rPr>
                <w:rFonts w:hint="eastAsia"/>
                <w:bCs/>
                <w:sz w:val="24"/>
              </w:rPr>
              <w:t>采</w:t>
            </w:r>
          </w:p>
          <w:p w:rsidR="004841B3" w:rsidRDefault="004841B3" w:rsidP="00927E70">
            <w:pPr>
              <w:jc w:val="center"/>
              <w:rPr>
                <w:bCs/>
                <w:sz w:val="24"/>
              </w:rPr>
            </w:pPr>
            <w:r>
              <w:rPr>
                <w:rFonts w:hint="eastAsia"/>
                <w:bCs/>
                <w:sz w:val="24"/>
              </w:rPr>
              <w:t>取</w:t>
            </w:r>
          </w:p>
          <w:p w:rsidR="004841B3" w:rsidRDefault="004841B3" w:rsidP="00927E70">
            <w:pPr>
              <w:jc w:val="center"/>
              <w:rPr>
                <w:bCs/>
                <w:sz w:val="24"/>
              </w:rPr>
            </w:pPr>
            <w:r>
              <w:rPr>
                <w:rFonts w:hint="eastAsia"/>
                <w:bCs/>
                <w:sz w:val="24"/>
              </w:rPr>
              <w:t>的</w:t>
            </w:r>
          </w:p>
          <w:p w:rsidR="004841B3" w:rsidRDefault="004841B3" w:rsidP="00927E70">
            <w:pPr>
              <w:jc w:val="center"/>
              <w:rPr>
                <w:bCs/>
                <w:sz w:val="24"/>
              </w:rPr>
            </w:pPr>
            <w:r>
              <w:rPr>
                <w:rFonts w:hint="eastAsia"/>
                <w:bCs/>
                <w:sz w:val="24"/>
              </w:rPr>
              <w:t>办</w:t>
            </w:r>
          </w:p>
          <w:p w:rsidR="004841B3" w:rsidRDefault="004841B3" w:rsidP="00927E70">
            <w:pPr>
              <w:jc w:val="center"/>
              <w:rPr>
                <w:bCs/>
                <w:sz w:val="24"/>
              </w:rPr>
            </w:pPr>
            <w:r>
              <w:rPr>
                <w:rFonts w:hint="eastAsia"/>
                <w:bCs/>
                <w:sz w:val="24"/>
              </w:rPr>
              <w:t>法</w:t>
            </w:r>
          </w:p>
        </w:tc>
        <w:tc>
          <w:tcPr>
            <w:tcW w:w="8111" w:type="dxa"/>
            <w:gridSpan w:val="8"/>
            <w:tcBorders>
              <w:top w:val="single" w:sz="8" w:space="0" w:color="auto"/>
              <w:left w:val="single" w:sz="8" w:space="0" w:color="auto"/>
              <w:bottom w:val="single" w:sz="8" w:space="0" w:color="auto"/>
              <w:right w:val="single" w:sz="8" w:space="0" w:color="auto"/>
            </w:tcBorders>
          </w:tcPr>
          <w:p w:rsidR="004841B3" w:rsidRPr="004B773E" w:rsidRDefault="004841B3" w:rsidP="00927E70">
            <w:pPr>
              <w:spacing w:line="288" w:lineRule="auto"/>
              <w:ind w:firstLineChars="200" w:firstLine="420"/>
              <w:rPr>
                <w:rFonts w:ascii="宋体" w:eastAsia="宋体" w:hAnsi="宋体"/>
              </w:rPr>
            </w:pPr>
            <w:r w:rsidRPr="004B773E">
              <w:rPr>
                <w:rFonts w:ascii="宋体" w:eastAsia="宋体" w:hAnsi="宋体" w:hint="eastAsia"/>
              </w:rPr>
              <w:t>1.</w:t>
            </w:r>
            <w:r>
              <w:rPr>
                <w:rFonts w:ascii="宋体" w:eastAsia="宋体" w:hAnsi="宋体" w:hint="eastAsia"/>
              </w:rPr>
              <w:t>为每个作业文件进行标识，用一串字符的组合表示作业的时间班级课程学号等，访问时根据特定位上的字符进行整体查询访问，比如教师要访问某个学生的某一科成绩，只需搜索匹配两部分的字符，然后显示查询结果。</w:t>
            </w:r>
          </w:p>
          <w:p w:rsidR="004841B3" w:rsidRPr="004B773E" w:rsidRDefault="004841B3" w:rsidP="00927E70">
            <w:pPr>
              <w:spacing w:line="288" w:lineRule="auto"/>
              <w:ind w:firstLineChars="200" w:firstLine="420"/>
              <w:rPr>
                <w:rFonts w:ascii="宋体" w:eastAsia="宋体" w:hAnsi="宋体"/>
              </w:rPr>
            </w:pPr>
            <w:r w:rsidRPr="004B773E">
              <w:rPr>
                <w:rFonts w:ascii="宋体" w:eastAsia="宋体" w:hAnsi="宋体" w:hint="eastAsia"/>
              </w:rPr>
              <w:t>2.</w:t>
            </w:r>
            <w:r w:rsidRPr="00BA27A4">
              <w:rPr>
                <w:rFonts w:ascii="宋体" w:eastAsia="宋体" w:hAnsi="宋体" w:hint="eastAsia"/>
              </w:rPr>
              <w:t>采用</w:t>
            </w:r>
            <w:r w:rsidRPr="00BA27A4">
              <w:rPr>
                <w:rFonts w:ascii="宋体" w:eastAsia="宋体" w:hAnsi="宋体"/>
              </w:rPr>
              <w:t>apache的开源工具common-fileupload这个文件上传组件</w:t>
            </w:r>
            <w:r w:rsidRPr="00BA27A4">
              <w:rPr>
                <w:rFonts w:ascii="宋体" w:eastAsia="宋体" w:hAnsi="宋体" w:hint="eastAsia"/>
              </w:rPr>
              <w:t>，能够实现文件的批量上传下载。</w:t>
            </w:r>
          </w:p>
          <w:p w:rsidR="004841B3" w:rsidRPr="004B773E" w:rsidRDefault="004841B3" w:rsidP="00927E70">
            <w:pPr>
              <w:spacing w:line="288" w:lineRule="auto"/>
              <w:ind w:firstLineChars="200" w:firstLine="420"/>
              <w:rPr>
                <w:rFonts w:ascii="宋体" w:eastAsia="宋体" w:hAnsi="宋体"/>
              </w:rPr>
            </w:pPr>
            <w:r w:rsidRPr="004B773E">
              <w:rPr>
                <w:rFonts w:ascii="宋体" w:eastAsia="宋体" w:hAnsi="宋体" w:hint="eastAsia"/>
              </w:rPr>
              <w:t>3.</w:t>
            </w:r>
            <w:r w:rsidRPr="001C7489">
              <w:rPr>
                <w:rFonts w:ascii="宋体" w:eastAsia="宋体" w:hAnsi="宋体"/>
              </w:rPr>
              <w:t>设置一个缓冲区</w:t>
            </w:r>
            <w:r w:rsidRPr="001C7489">
              <w:rPr>
                <w:rFonts w:ascii="宋体" w:eastAsia="宋体" w:hAnsi="宋体" w:hint="eastAsia"/>
              </w:rPr>
              <w:t>，</w:t>
            </w:r>
            <w:r w:rsidRPr="001C7489">
              <w:rPr>
                <w:rFonts w:ascii="宋体" w:eastAsia="宋体" w:hAnsi="宋体"/>
                <w:bCs/>
              </w:rPr>
              <w:t>在收到上传文件名时，判断后缀名是否合法</w:t>
            </w:r>
            <w:r>
              <w:rPr>
                <w:rFonts w:ascii="宋体" w:eastAsia="宋体" w:hAnsi="宋体" w:hint="eastAsia"/>
                <w:bCs/>
              </w:rPr>
              <w:t>。不合法予以提醒。</w:t>
            </w:r>
          </w:p>
          <w:p w:rsidR="004841B3" w:rsidRPr="004B773E" w:rsidRDefault="004841B3" w:rsidP="00927E70">
            <w:pPr>
              <w:spacing w:line="288" w:lineRule="auto"/>
              <w:ind w:firstLineChars="200" w:firstLine="420"/>
              <w:rPr>
                <w:rFonts w:ascii="宋体" w:eastAsia="宋体" w:hAnsi="宋体"/>
              </w:rPr>
            </w:pPr>
            <w:r w:rsidRPr="004B773E">
              <w:rPr>
                <w:rFonts w:ascii="宋体" w:eastAsia="宋体" w:hAnsi="宋体" w:hint="eastAsia"/>
              </w:rPr>
              <w:t>4.</w:t>
            </w:r>
            <w:r w:rsidRPr="00176183">
              <w:rPr>
                <w:rFonts w:ascii="宋体" w:eastAsia="宋体" w:hAnsi="宋体"/>
              </w:rPr>
              <w:t xml:space="preserve"> </w:t>
            </w:r>
            <w:r w:rsidRPr="00176183">
              <w:rPr>
                <w:rFonts w:ascii="宋体" w:eastAsia="宋体" w:hAnsi="宋体" w:hint="eastAsia"/>
              </w:rPr>
              <w:t>使用OpenOffice将office文件转成PDF文件，使用SwfTools将PDF等类型文件转成swf文件。文件上传的同时就做好文件处理。所有的文件交由服务器处理，避免客户端安装插件，数据库设计上提供保存两个文件的存放地址的字段，一个是供给下载原件使用，另一个供给在线预览使用。</w:t>
            </w:r>
          </w:p>
          <w:p w:rsidR="004841B3" w:rsidRPr="004B773E" w:rsidRDefault="004841B3" w:rsidP="00927E70">
            <w:pPr>
              <w:spacing w:line="288" w:lineRule="auto"/>
              <w:ind w:firstLineChars="200" w:firstLine="420"/>
              <w:rPr>
                <w:rFonts w:ascii="宋体" w:eastAsia="宋体" w:hAnsi="宋体"/>
              </w:rPr>
            </w:pPr>
            <w:r w:rsidRPr="004B773E">
              <w:rPr>
                <w:rFonts w:ascii="宋体" w:eastAsia="宋体" w:hAnsi="宋体" w:hint="eastAsia"/>
              </w:rPr>
              <w:t>5.</w:t>
            </w:r>
            <w:r>
              <w:rPr>
                <w:rFonts w:ascii="宋体" w:eastAsia="宋体" w:hAnsi="宋体" w:hint="eastAsia"/>
              </w:rPr>
              <w:t>设定操作的优先级，当高优先级访问修改时只允许其他用户访问查看但不可修改，上传下载动态设置最大数量，确保在上传下载负荷内。</w:t>
            </w:r>
          </w:p>
          <w:p w:rsidR="004841B3" w:rsidRPr="00902A07" w:rsidRDefault="004841B3" w:rsidP="00927E70">
            <w:pPr>
              <w:spacing w:line="288" w:lineRule="auto"/>
              <w:ind w:firstLineChars="200" w:firstLine="420"/>
              <w:rPr>
                <w:rFonts w:ascii="宋体" w:eastAsia="宋体" w:hAnsi="宋体"/>
              </w:rPr>
            </w:pPr>
            <w:r w:rsidRPr="004B773E">
              <w:rPr>
                <w:rFonts w:ascii="宋体" w:eastAsia="宋体" w:hAnsi="宋体" w:hint="eastAsia"/>
              </w:rPr>
              <w:t>6.</w:t>
            </w:r>
            <w:r>
              <w:rPr>
                <w:rFonts w:ascii="宋体" w:eastAsia="宋体" w:hAnsi="宋体" w:hint="eastAsia"/>
              </w:rPr>
              <w:t>先上传文件附件，再</w:t>
            </w:r>
            <w:r w:rsidRPr="00902A07">
              <w:rPr>
                <w:rFonts w:ascii="宋体" w:eastAsia="宋体" w:hAnsi="宋体" w:hint="eastAsia"/>
              </w:rPr>
              <w:t>使用MailMessage对象的Attachments属性发送带有附件的电子邮件</w:t>
            </w:r>
          </w:p>
        </w:tc>
      </w:tr>
      <w:tr w:rsidR="004841B3" w:rsidTr="00927E70">
        <w:trPr>
          <w:trHeight w:val="420"/>
        </w:trPr>
        <w:tc>
          <w:tcPr>
            <w:tcW w:w="1175" w:type="dxa"/>
            <w:gridSpan w:val="2"/>
            <w:tcBorders>
              <w:top w:val="single" w:sz="8" w:space="0" w:color="auto"/>
              <w:left w:val="single" w:sz="8" w:space="0" w:color="auto"/>
              <w:bottom w:val="single" w:sz="4" w:space="0" w:color="auto"/>
              <w:right w:val="single" w:sz="8" w:space="0" w:color="auto"/>
            </w:tcBorders>
            <w:vAlign w:val="center"/>
            <w:hideMark/>
          </w:tcPr>
          <w:p w:rsidR="004841B3" w:rsidRDefault="004841B3" w:rsidP="00927E70">
            <w:pPr>
              <w:rPr>
                <w:sz w:val="24"/>
              </w:rPr>
            </w:pPr>
            <w:r>
              <w:rPr>
                <w:rFonts w:hint="eastAsia"/>
                <w:sz w:val="24"/>
              </w:rPr>
              <w:t>指导教师签字</w:t>
            </w:r>
          </w:p>
        </w:tc>
        <w:tc>
          <w:tcPr>
            <w:tcW w:w="2778" w:type="dxa"/>
            <w:gridSpan w:val="3"/>
            <w:tcBorders>
              <w:top w:val="single" w:sz="8" w:space="0" w:color="auto"/>
              <w:left w:val="single" w:sz="8" w:space="0" w:color="auto"/>
              <w:bottom w:val="single" w:sz="4" w:space="0" w:color="auto"/>
              <w:right w:val="single" w:sz="4" w:space="0" w:color="auto"/>
            </w:tcBorders>
            <w:vAlign w:val="center"/>
          </w:tcPr>
          <w:p w:rsidR="004841B3" w:rsidRDefault="004841B3" w:rsidP="00927E70"/>
        </w:tc>
        <w:tc>
          <w:tcPr>
            <w:tcW w:w="1394" w:type="dxa"/>
            <w:gridSpan w:val="2"/>
            <w:tcBorders>
              <w:top w:val="single" w:sz="8" w:space="0" w:color="auto"/>
              <w:left w:val="single" w:sz="4" w:space="0" w:color="auto"/>
              <w:bottom w:val="single" w:sz="4" w:space="0" w:color="auto"/>
              <w:right w:val="single" w:sz="4" w:space="0" w:color="auto"/>
            </w:tcBorders>
            <w:vAlign w:val="center"/>
            <w:hideMark/>
          </w:tcPr>
          <w:p w:rsidR="004841B3" w:rsidRDefault="004841B3" w:rsidP="00927E70">
            <w:pPr>
              <w:jc w:val="center"/>
              <w:rPr>
                <w:bCs/>
                <w:sz w:val="24"/>
              </w:rPr>
            </w:pPr>
            <w:r>
              <w:rPr>
                <w:rFonts w:hint="eastAsia"/>
                <w:bCs/>
                <w:sz w:val="24"/>
              </w:rPr>
              <w:t>日期</w:t>
            </w:r>
          </w:p>
        </w:tc>
        <w:tc>
          <w:tcPr>
            <w:tcW w:w="3939" w:type="dxa"/>
            <w:gridSpan w:val="3"/>
            <w:tcBorders>
              <w:top w:val="single" w:sz="8" w:space="0" w:color="auto"/>
              <w:left w:val="single" w:sz="4" w:space="0" w:color="auto"/>
              <w:bottom w:val="single" w:sz="4" w:space="0" w:color="auto"/>
              <w:right w:val="single" w:sz="8" w:space="0" w:color="auto"/>
            </w:tcBorders>
            <w:vAlign w:val="center"/>
            <w:hideMark/>
          </w:tcPr>
          <w:p w:rsidR="004841B3" w:rsidRDefault="004841B3" w:rsidP="00927E70">
            <w:pPr>
              <w:ind w:firstLineChars="600" w:firstLine="1260"/>
            </w:pPr>
            <w:r>
              <w:rPr>
                <w:rFonts w:hint="eastAsia"/>
              </w:rPr>
              <w:t>年</w:t>
            </w:r>
            <w:r>
              <w:t xml:space="preserve">    </w:t>
            </w:r>
            <w:r>
              <w:rPr>
                <w:rFonts w:hint="eastAsia"/>
              </w:rPr>
              <w:t>月</w:t>
            </w:r>
            <w:r>
              <w:t xml:space="preserve">    </w:t>
            </w:r>
            <w:r>
              <w:rPr>
                <w:rFonts w:hint="eastAsia"/>
              </w:rPr>
              <w:t>日</w:t>
            </w:r>
          </w:p>
        </w:tc>
      </w:tr>
      <w:tr w:rsidR="004841B3" w:rsidTr="00927E70">
        <w:trPr>
          <w:trHeight w:val="2994"/>
        </w:trPr>
        <w:tc>
          <w:tcPr>
            <w:tcW w:w="1175" w:type="dxa"/>
            <w:gridSpan w:val="2"/>
            <w:tcBorders>
              <w:top w:val="single" w:sz="4" w:space="0" w:color="auto"/>
              <w:left w:val="single" w:sz="8" w:space="0" w:color="auto"/>
              <w:bottom w:val="single" w:sz="8" w:space="0" w:color="auto"/>
              <w:right w:val="single" w:sz="8" w:space="0" w:color="auto"/>
            </w:tcBorders>
            <w:vAlign w:val="center"/>
            <w:hideMark/>
          </w:tcPr>
          <w:p w:rsidR="004841B3" w:rsidRDefault="004841B3" w:rsidP="00927E70">
            <w:pPr>
              <w:rPr>
                <w:sz w:val="24"/>
              </w:rPr>
            </w:pPr>
            <w:r>
              <w:rPr>
                <w:rFonts w:hint="eastAsia"/>
                <w:sz w:val="24"/>
              </w:rPr>
              <w:t>检查小组意见</w:t>
            </w:r>
          </w:p>
        </w:tc>
        <w:tc>
          <w:tcPr>
            <w:tcW w:w="8111" w:type="dxa"/>
            <w:gridSpan w:val="8"/>
            <w:tcBorders>
              <w:top w:val="single" w:sz="4" w:space="0" w:color="auto"/>
              <w:left w:val="single" w:sz="8" w:space="0" w:color="auto"/>
              <w:bottom w:val="single" w:sz="8" w:space="0" w:color="auto"/>
              <w:right w:val="single" w:sz="8" w:space="0" w:color="auto"/>
            </w:tcBorders>
            <w:vAlign w:val="center"/>
          </w:tcPr>
          <w:p w:rsidR="004841B3" w:rsidRDefault="004841B3" w:rsidP="00927E70">
            <w:pPr>
              <w:rPr>
                <w:rFonts w:ascii="宋体" w:hAnsi="宋体"/>
                <w:bCs/>
              </w:rPr>
            </w:pPr>
          </w:p>
          <w:p w:rsidR="004841B3" w:rsidRDefault="004841B3" w:rsidP="00927E70">
            <w:pPr>
              <w:rPr>
                <w:rFonts w:ascii="宋体" w:hAnsi="宋体"/>
                <w:bCs/>
              </w:rPr>
            </w:pPr>
          </w:p>
          <w:p w:rsidR="004841B3" w:rsidRDefault="004841B3" w:rsidP="00927E70"/>
          <w:p w:rsidR="004841B3" w:rsidRDefault="004841B3" w:rsidP="00927E70"/>
          <w:p w:rsidR="004841B3" w:rsidRDefault="004841B3" w:rsidP="00927E70"/>
          <w:p w:rsidR="004841B3" w:rsidRDefault="004841B3" w:rsidP="00927E70">
            <w:pPr>
              <w:jc w:val="center"/>
              <w:rPr>
                <w:b/>
                <w:bCs/>
                <w:sz w:val="30"/>
                <w:szCs w:val="30"/>
              </w:rPr>
            </w:pPr>
            <w:r>
              <w:rPr>
                <w:bCs/>
                <w:sz w:val="24"/>
              </w:rPr>
              <w:t xml:space="preserve">                           </w:t>
            </w:r>
            <w:r>
              <w:rPr>
                <w:rFonts w:hint="eastAsia"/>
                <w:bCs/>
                <w:sz w:val="24"/>
              </w:rPr>
              <w:t>负责人签字：</w:t>
            </w:r>
            <w:r>
              <w:rPr>
                <w:bCs/>
                <w:sz w:val="24"/>
              </w:rPr>
              <w:t xml:space="preserve">      </w:t>
            </w:r>
            <w:r>
              <w:rPr>
                <w:rFonts w:hint="eastAsia"/>
                <w:bCs/>
                <w:sz w:val="24"/>
              </w:rPr>
              <w:t>年</w:t>
            </w:r>
            <w:r>
              <w:rPr>
                <w:bCs/>
                <w:sz w:val="24"/>
              </w:rPr>
              <w:t xml:space="preserve">  </w:t>
            </w:r>
            <w:r>
              <w:rPr>
                <w:rFonts w:hint="eastAsia"/>
                <w:bCs/>
                <w:sz w:val="24"/>
              </w:rPr>
              <w:t>月</w:t>
            </w:r>
            <w:r>
              <w:rPr>
                <w:bCs/>
                <w:sz w:val="24"/>
              </w:rPr>
              <w:t xml:space="preserve">  </w:t>
            </w:r>
            <w:r>
              <w:rPr>
                <w:rFonts w:hint="eastAsia"/>
                <w:bCs/>
                <w:sz w:val="24"/>
              </w:rPr>
              <w:t>日</w:t>
            </w:r>
          </w:p>
        </w:tc>
      </w:tr>
    </w:tbl>
    <w:p w:rsidR="004841B3" w:rsidRDefault="004841B3"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9B2D92" w:rsidRDefault="009B2D92" w:rsidP="00B94C9B">
      <w:pPr>
        <w:jc w:val="center"/>
        <w:rPr>
          <w:b/>
          <w:sz w:val="30"/>
          <w:szCs w:val="30"/>
        </w:rPr>
      </w:pPr>
    </w:p>
    <w:p w:rsidR="00B94C9B" w:rsidRPr="004232E2" w:rsidRDefault="00B94C9B" w:rsidP="00B94C9B">
      <w:pPr>
        <w:jc w:val="center"/>
        <w:rPr>
          <w:b/>
          <w:sz w:val="30"/>
          <w:szCs w:val="30"/>
        </w:rPr>
      </w:pPr>
      <w:r w:rsidRPr="004232E2">
        <w:rPr>
          <w:rFonts w:hint="eastAsia"/>
          <w:b/>
          <w:sz w:val="30"/>
          <w:szCs w:val="30"/>
        </w:rPr>
        <w:lastRenderedPageBreak/>
        <w:t>北</w:t>
      </w:r>
      <w:r w:rsidRPr="004232E2">
        <w:rPr>
          <w:rFonts w:hint="eastAsia"/>
          <w:b/>
          <w:sz w:val="30"/>
          <w:szCs w:val="30"/>
        </w:rPr>
        <w:t xml:space="preserve"> </w:t>
      </w:r>
      <w:r w:rsidRPr="004232E2">
        <w:rPr>
          <w:rFonts w:hint="eastAsia"/>
          <w:b/>
          <w:sz w:val="30"/>
          <w:szCs w:val="30"/>
        </w:rPr>
        <w:t>京</w:t>
      </w:r>
      <w:r w:rsidRPr="004232E2">
        <w:rPr>
          <w:rFonts w:hint="eastAsia"/>
          <w:b/>
          <w:sz w:val="30"/>
          <w:szCs w:val="30"/>
        </w:rPr>
        <w:t xml:space="preserve"> </w:t>
      </w:r>
      <w:r w:rsidRPr="004232E2">
        <w:rPr>
          <w:rFonts w:hint="eastAsia"/>
          <w:b/>
          <w:sz w:val="30"/>
          <w:szCs w:val="30"/>
        </w:rPr>
        <w:t>邮</w:t>
      </w:r>
      <w:r w:rsidRPr="004232E2">
        <w:rPr>
          <w:rFonts w:hint="eastAsia"/>
          <w:b/>
          <w:sz w:val="30"/>
          <w:szCs w:val="30"/>
        </w:rPr>
        <w:t xml:space="preserve"> </w:t>
      </w:r>
      <w:r w:rsidRPr="004232E2">
        <w:rPr>
          <w:rFonts w:hint="eastAsia"/>
          <w:b/>
          <w:sz w:val="30"/>
          <w:szCs w:val="30"/>
        </w:rPr>
        <w:t>电</w:t>
      </w:r>
      <w:r w:rsidRPr="004232E2">
        <w:rPr>
          <w:rFonts w:hint="eastAsia"/>
          <w:b/>
          <w:sz w:val="30"/>
          <w:szCs w:val="30"/>
        </w:rPr>
        <w:t xml:space="preserve"> </w:t>
      </w:r>
      <w:r w:rsidRPr="004232E2">
        <w:rPr>
          <w:rFonts w:hint="eastAsia"/>
          <w:b/>
          <w:sz w:val="30"/>
          <w:szCs w:val="30"/>
        </w:rPr>
        <w:t>大</w:t>
      </w:r>
      <w:r w:rsidRPr="004232E2">
        <w:rPr>
          <w:rFonts w:hint="eastAsia"/>
          <w:b/>
          <w:sz w:val="30"/>
          <w:szCs w:val="30"/>
        </w:rPr>
        <w:t xml:space="preserve"> </w:t>
      </w:r>
      <w:r w:rsidRPr="004232E2">
        <w:rPr>
          <w:rFonts w:hint="eastAsia"/>
          <w:b/>
          <w:sz w:val="30"/>
          <w:szCs w:val="30"/>
        </w:rPr>
        <w:t>学</w:t>
      </w:r>
      <w:bookmarkStart w:id="56" w:name="_Toc108584825"/>
    </w:p>
    <w:p w:rsidR="00B94C9B" w:rsidRPr="004232E2" w:rsidRDefault="00B94C9B" w:rsidP="00B94C9B">
      <w:pPr>
        <w:spacing w:line="400" w:lineRule="exact"/>
        <w:jc w:val="center"/>
        <w:rPr>
          <w:b/>
          <w:bCs/>
          <w:sz w:val="30"/>
          <w:szCs w:val="30"/>
        </w:rPr>
      </w:pPr>
      <w:r>
        <w:rPr>
          <w:rFonts w:hint="eastAsia"/>
          <w:b/>
          <w:sz w:val="30"/>
          <w:szCs w:val="30"/>
        </w:rPr>
        <w:t>教师</w:t>
      </w:r>
      <w:r>
        <w:rPr>
          <w:b/>
          <w:sz w:val="30"/>
          <w:szCs w:val="30"/>
        </w:rPr>
        <w:t>指导</w:t>
      </w:r>
      <w:r w:rsidRPr="004232E2">
        <w:rPr>
          <w:rFonts w:hint="eastAsia"/>
          <w:b/>
          <w:sz w:val="30"/>
          <w:szCs w:val="30"/>
        </w:rPr>
        <w:t>本科毕业设计（论文）</w:t>
      </w:r>
      <w:bookmarkEnd w:id="56"/>
      <w:r>
        <w:rPr>
          <w:rFonts w:hint="eastAsia"/>
          <w:b/>
          <w:sz w:val="30"/>
          <w:szCs w:val="30"/>
        </w:rPr>
        <w:t>记录表</w:t>
      </w:r>
      <w:r w:rsidRPr="004232E2">
        <w:rPr>
          <w:rFonts w:hint="eastAsia"/>
          <w:b/>
          <w:bCs/>
        </w:rPr>
        <w:t xml:space="preserve">          </w:t>
      </w:r>
    </w:p>
    <w:tbl>
      <w:tblPr>
        <w:tblW w:w="92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48"/>
        <w:gridCol w:w="1980"/>
        <w:gridCol w:w="550"/>
        <w:gridCol w:w="566"/>
        <w:gridCol w:w="864"/>
        <w:gridCol w:w="1440"/>
        <w:gridCol w:w="1260"/>
        <w:gridCol w:w="1080"/>
      </w:tblGrid>
      <w:tr w:rsidR="00B94C9B" w:rsidRPr="004232E2" w:rsidTr="00311E4B">
        <w:trPr>
          <w:trHeight w:val="353"/>
        </w:trPr>
        <w:tc>
          <w:tcPr>
            <w:tcW w:w="1548" w:type="dxa"/>
            <w:tcBorders>
              <w:bottom w:val="single" w:sz="4" w:space="0" w:color="auto"/>
            </w:tcBorders>
            <w:vAlign w:val="center"/>
          </w:tcPr>
          <w:p w:rsidR="00B94C9B" w:rsidRPr="004232E2" w:rsidRDefault="00B94C9B" w:rsidP="00311E4B">
            <w:pPr>
              <w:jc w:val="center"/>
            </w:pPr>
            <w:r w:rsidRPr="004232E2">
              <w:rPr>
                <w:rFonts w:hint="eastAsia"/>
              </w:rPr>
              <w:t>学院</w:t>
            </w:r>
          </w:p>
        </w:tc>
        <w:tc>
          <w:tcPr>
            <w:tcW w:w="1980" w:type="dxa"/>
            <w:tcBorders>
              <w:bottom w:val="single" w:sz="4" w:space="0" w:color="auto"/>
            </w:tcBorders>
            <w:vAlign w:val="center"/>
          </w:tcPr>
          <w:p w:rsidR="00B94C9B" w:rsidRPr="004232E2" w:rsidRDefault="00A87211" w:rsidP="00311E4B">
            <w:pPr>
              <w:jc w:val="center"/>
            </w:pPr>
            <w:r>
              <w:rPr>
                <w:rFonts w:hint="eastAsia"/>
              </w:rPr>
              <w:t>宋体，五号，居中</w:t>
            </w:r>
          </w:p>
        </w:tc>
        <w:tc>
          <w:tcPr>
            <w:tcW w:w="1116" w:type="dxa"/>
            <w:gridSpan w:val="2"/>
            <w:tcBorders>
              <w:bottom w:val="single" w:sz="4" w:space="0" w:color="auto"/>
            </w:tcBorders>
            <w:vAlign w:val="center"/>
          </w:tcPr>
          <w:p w:rsidR="00B94C9B" w:rsidRPr="004232E2" w:rsidRDefault="00B94C9B" w:rsidP="00311E4B">
            <w:pPr>
              <w:ind w:left="17"/>
              <w:jc w:val="center"/>
            </w:pPr>
            <w:r w:rsidRPr="004232E2">
              <w:rPr>
                <w:rFonts w:hint="eastAsia"/>
              </w:rPr>
              <w:t>专业</w:t>
            </w:r>
          </w:p>
        </w:tc>
        <w:tc>
          <w:tcPr>
            <w:tcW w:w="2304" w:type="dxa"/>
            <w:gridSpan w:val="2"/>
            <w:tcBorders>
              <w:bottom w:val="single" w:sz="4" w:space="0" w:color="auto"/>
            </w:tcBorders>
            <w:vAlign w:val="center"/>
          </w:tcPr>
          <w:p w:rsidR="00B94C9B" w:rsidRPr="004232E2" w:rsidRDefault="00A87211" w:rsidP="00311E4B">
            <w:pPr>
              <w:jc w:val="center"/>
            </w:pPr>
            <w:r>
              <w:rPr>
                <w:rFonts w:hint="eastAsia"/>
              </w:rPr>
              <w:t>宋体，五号，居中</w:t>
            </w:r>
          </w:p>
        </w:tc>
        <w:tc>
          <w:tcPr>
            <w:tcW w:w="1260" w:type="dxa"/>
            <w:tcBorders>
              <w:bottom w:val="single" w:sz="4" w:space="0" w:color="auto"/>
            </w:tcBorders>
            <w:vAlign w:val="center"/>
          </w:tcPr>
          <w:p w:rsidR="00B94C9B" w:rsidRPr="004232E2" w:rsidRDefault="00B94C9B" w:rsidP="00311E4B">
            <w:pPr>
              <w:jc w:val="center"/>
            </w:pPr>
            <w:r w:rsidRPr="004232E2">
              <w:rPr>
                <w:rFonts w:hint="eastAsia"/>
              </w:rPr>
              <w:t>班级</w:t>
            </w:r>
          </w:p>
        </w:tc>
        <w:tc>
          <w:tcPr>
            <w:tcW w:w="1080" w:type="dxa"/>
            <w:tcBorders>
              <w:bottom w:val="single" w:sz="4" w:space="0" w:color="auto"/>
            </w:tcBorders>
            <w:vAlign w:val="center"/>
          </w:tcPr>
          <w:p w:rsidR="00B94C9B" w:rsidRPr="004232E2" w:rsidRDefault="00A87211" w:rsidP="00311E4B">
            <w:pPr>
              <w:jc w:val="center"/>
            </w:pPr>
            <w:r>
              <w:rPr>
                <w:rFonts w:hint="eastAsia"/>
              </w:rPr>
              <w:t>宋体，五号，居中</w:t>
            </w:r>
          </w:p>
        </w:tc>
      </w:tr>
      <w:tr w:rsidR="00B94C9B" w:rsidRPr="004232E2" w:rsidTr="00311E4B">
        <w:trPr>
          <w:trHeight w:val="353"/>
        </w:trPr>
        <w:tc>
          <w:tcPr>
            <w:tcW w:w="1548" w:type="dxa"/>
            <w:tcBorders>
              <w:bottom w:val="single" w:sz="4" w:space="0" w:color="auto"/>
            </w:tcBorders>
            <w:vAlign w:val="center"/>
          </w:tcPr>
          <w:p w:rsidR="00B94C9B" w:rsidRPr="004232E2" w:rsidRDefault="00B94C9B" w:rsidP="00311E4B">
            <w:pPr>
              <w:spacing w:line="360" w:lineRule="auto"/>
              <w:jc w:val="center"/>
            </w:pPr>
            <w:r w:rsidRPr="004232E2">
              <w:rPr>
                <w:rFonts w:hint="eastAsia"/>
              </w:rPr>
              <w:t>学生姓名</w:t>
            </w:r>
          </w:p>
        </w:tc>
        <w:tc>
          <w:tcPr>
            <w:tcW w:w="1980" w:type="dxa"/>
            <w:tcBorders>
              <w:bottom w:val="single" w:sz="4" w:space="0" w:color="auto"/>
            </w:tcBorders>
            <w:vAlign w:val="center"/>
          </w:tcPr>
          <w:p w:rsidR="00B94C9B" w:rsidRPr="004232E2" w:rsidRDefault="00A87211" w:rsidP="00311E4B">
            <w:pPr>
              <w:spacing w:line="360" w:lineRule="auto"/>
              <w:jc w:val="center"/>
            </w:pPr>
            <w:r>
              <w:rPr>
                <w:rFonts w:hint="eastAsia"/>
              </w:rPr>
              <w:t>宋体，五号，居中</w:t>
            </w:r>
          </w:p>
        </w:tc>
        <w:tc>
          <w:tcPr>
            <w:tcW w:w="1116" w:type="dxa"/>
            <w:gridSpan w:val="2"/>
            <w:tcBorders>
              <w:bottom w:val="single" w:sz="4" w:space="0" w:color="auto"/>
            </w:tcBorders>
            <w:vAlign w:val="center"/>
          </w:tcPr>
          <w:p w:rsidR="00B94C9B" w:rsidRPr="004232E2" w:rsidRDefault="00B94C9B" w:rsidP="00311E4B">
            <w:pPr>
              <w:spacing w:line="360" w:lineRule="auto"/>
              <w:jc w:val="center"/>
            </w:pPr>
            <w:r w:rsidRPr="004232E2">
              <w:rPr>
                <w:rFonts w:hint="eastAsia"/>
              </w:rPr>
              <w:t>学号</w:t>
            </w:r>
          </w:p>
        </w:tc>
        <w:tc>
          <w:tcPr>
            <w:tcW w:w="2304" w:type="dxa"/>
            <w:gridSpan w:val="2"/>
            <w:tcBorders>
              <w:bottom w:val="single" w:sz="4" w:space="0" w:color="auto"/>
            </w:tcBorders>
            <w:vAlign w:val="center"/>
          </w:tcPr>
          <w:p w:rsidR="00B94C9B" w:rsidRPr="004232E2" w:rsidRDefault="00A87211" w:rsidP="00311E4B">
            <w:pPr>
              <w:spacing w:line="360" w:lineRule="auto"/>
              <w:ind w:left="30"/>
              <w:jc w:val="center"/>
            </w:pPr>
            <w:r>
              <w:rPr>
                <w:rFonts w:hint="eastAsia"/>
              </w:rPr>
              <w:t>宋体，五号，居中</w:t>
            </w:r>
          </w:p>
        </w:tc>
        <w:tc>
          <w:tcPr>
            <w:tcW w:w="1260" w:type="dxa"/>
            <w:tcBorders>
              <w:bottom w:val="single" w:sz="4" w:space="0" w:color="auto"/>
            </w:tcBorders>
            <w:vAlign w:val="center"/>
          </w:tcPr>
          <w:p w:rsidR="00B94C9B" w:rsidRPr="004232E2" w:rsidRDefault="00B94C9B" w:rsidP="00311E4B">
            <w:pPr>
              <w:spacing w:line="360" w:lineRule="auto"/>
              <w:jc w:val="center"/>
            </w:pPr>
            <w:r w:rsidRPr="004232E2">
              <w:rPr>
                <w:rFonts w:hint="eastAsia"/>
              </w:rPr>
              <w:t>班内序号</w:t>
            </w:r>
          </w:p>
        </w:tc>
        <w:tc>
          <w:tcPr>
            <w:tcW w:w="1080" w:type="dxa"/>
            <w:tcBorders>
              <w:bottom w:val="single" w:sz="4" w:space="0" w:color="auto"/>
            </w:tcBorders>
            <w:vAlign w:val="center"/>
          </w:tcPr>
          <w:p w:rsidR="00B94C9B" w:rsidRPr="004232E2" w:rsidRDefault="00A87211" w:rsidP="00311E4B">
            <w:pPr>
              <w:spacing w:line="360" w:lineRule="auto"/>
              <w:jc w:val="center"/>
            </w:pPr>
            <w:r>
              <w:rPr>
                <w:rFonts w:hint="eastAsia"/>
              </w:rPr>
              <w:t>宋体，五号，居中</w:t>
            </w:r>
          </w:p>
        </w:tc>
      </w:tr>
      <w:tr w:rsidR="00B94C9B" w:rsidRPr="004232E2" w:rsidTr="00311E4B">
        <w:trPr>
          <w:trHeight w:val="353"/>
        </w:trPr>
        <w:tc>
          <w:tcPr>
            <w:tcW w:w="1548" w:type="dxa"/>
            <w:tcBorders>
              <w:bottom w:val="single" w:sz="4" w:space="0" w:color="auto"/>
            </w:tcBorders>
            <w:vAlign w:val="center"/>
          </w:tcPr>
          <w:p w:rsidR="00B94C9B" w:rsidRPr="004232E2" w:rsidRDefault="00B94C9B" w:rsidP="00311E4B">
            <w:pPr>
              <w:spacing w:line="360" w:lineRule="auto"/>
              <w:jc w:val="center"/>
            </w:pPr>
            <w:r w:rsidRPr="004232E2">
              <w:rPr>
                <w:rFonts w:hint="eastAsia"/>
              </w:rPr>
              <w:t>指导教师姓名</w:t>
            </w:r>
          </w:p>
        </w:tc>
        <w:tc>
          <w:tcPr>
            <w:tcW w:w="1980" w:type="dxa"/>
            <w:tcBorders>
              <w:bottom w:val="single" w:sz="4" w:space="0" w:color="auto"/>
            </w:tcBorders>
            <w:vAlign w:val="center"/>
          </w:tcPr>
          <w:p w:rsidR="00B94C9B" w:rsidRPr="004232E2" w:rsidRDefault="00A87211" w:rsidP="00311E4B">
            <w:pPr>
              <w:spacing w:line="360" w:lineRule="auto"/>
              <w:jc w:val="center"/>
            </w:pPr>
            <w:r>
              <w:rPr>
                <w:rFonts w:hint="eastAsia"/>
              </w:rPr>
              <w:t>宋体，五号，居中</w:t>
            </w:r>
          </w:p>
        </w:tc>
        <w:tc>
          <w:tcPr>
            <w:tcW w:w="1116" w:type="dxa"/>
            <w:gridSpan w:val="2"/>
            <w:tcBorders>
              <w:bottom w:val="single" w:sz="4" w:space="0" w:color="auto"/>
            </w:tcBorders>
            <w:vAlign w:val="center"/>
          </w:tcPr>
          <w:p w:rsidR="00B94C9B" w:rsidRPr="004232E2" w:rsidRDefault="00B94C9B" w:rsidP="00311E4B">
            <w:pPr>
              <w:spacing w:line="360" w:lineRule="auto"/>
              <w:jc w:val="center"/>
            </w:pPr>
            <w:r w:rsidRPr="004232E2">
              <w:rPr>
                <w:rFonts w:hint="eastAsia"/>
              </w:rPr>
              <w:t>职称</w:t>
            </w:r>
          </w:p>
        </w:tc>
        <w:tc>
          <w:tcPr>
            <w:tcW w:w="4644" w:type="dxa"/>
            <w:gridSpan w:val="4"/>
            <w:tcBorders>
              <w:bottom w:val="single" w:sz="4" w:space="0" w:color="auto"/>
            </w:tcBorders>
            <w:vAlign w:val="center"/>
          </w:tcPr>
          <w:p w:rsidR="00B94C9B" w:rsidRPr="004232E2" w:rsidRDefault="00A87211" w:rsidP="00311E4B">
            <w:pPr>
              <w:spacing w:line="360" w:lineRule="auto"/>
              <w:jc w:val="center"/>
            </w:pPr>
            <w:r>
              <w:rPr>
                <w:rFonts w:hint="eastAsia"/>
              </w:rPr>
              <w:t>宋体，五号，居中</w:t>
            </w:r>
          </w:p>
        </w:tc>
      </w:tr>
      <w:tr w:rsidR="00B94C9B" w:rsidRPr="004232E2" w:rsidTr="00311E4B">
        <w:trPr>
          <w:trHeight w:val="4927"/>
        </w:trPr>
        <w:tc>
          <w:tcPr>
            <w:tcW w:w="9288" w:type="dxa"/>
            <w:gridSpan w:val="8"/>
            <w:tcBorders>
              <w:top w:val="single" w:sz="4" w:space="0" w:color="auto"/>
            </w:tcBorders>
          </w:tcPr>
          <w:p w:rsidR="00B94C9B" w:rsidRPr="004232E2" w:rsidRDefault="00B94C9B" w:rsidP="00311E4B">
            <w:pPr>
              <w:spacing w:line="360" w:lineRule="atLeast"/>
            </w:pPr>
            <w:r w:rsidRPr="004232E2">
              <w:rPr>
                <w:rFonts w:hint="eastAsia"/>
              </w:rPr>
              <w:t>第</w:t>
            </w:r>
            <w:r w:rsidRPr="004232E2">
              <w:rPr>
                <w:rFonts w:hint="eastAsia"/>
              </w:rPr>
              <w:t>1</w:t>
            </w:r>
            <w:r w:rsidRPr="004232E2">
              <w:rPr>
                <w:rFonts w:hint="eastAsia"/>
              </w:rPr>
              <w:t>－</w:t>
            </w:r>
            <w:r w:rsidRPr="004232E2">
              <w:rPr>
                <w:rFonts w:hint="eastAsia"/>
              </w:rPr>
              <w:t>2</w:t>
            </w:r>
            <w:r w:rsidRPr="004232E2">
              <w:rPr>
                <w:rFonts w:hint="eastAsia"/>
              </w:rPr>
              <w:t>周记录：</w:t>
            </w:r>
            <w:r w:rsidRPr="004232E2">
              <w:rPr>
                <w:rFonts w:hint="eastAsia"/>
              </w:rPr>
              <w:t xml:space="preserve">        </w:t>
            </w:r>
            <w:r>
              <w:rPr>
                <w:rFonts w:hint="eastAsia"/>
              </w:rPr>
              <w:t>(</w:t>
            </w:r>
            <w:r>
              <w:rPr>
                <w:rFonts w:hint="eastAsia"/>
              </w:rPr>
              <w:t>具体要求至少</w:t>
            </w:r>
            <w:r>
              <w:rPr>
                <w:rFonts w:hint="eastAsia"/>
              </w:rPr>
              <w:t>3-4</w:t>
            </w:r>
            <w:r>
              <w:rPr>
                <w:rFonts w:hint="eastAsia"/>
              </w:rPr>
              <w:t>句详细工作，不能只写一句话</w:t>
            </w:r>
            <w:r w:rsidR="0097215A">
              <w:rPr>
                <w:rFonts w:hint="eastAsia"/>
              </w:rPr>
              <w:t>。</w:t>
            </w:r>
            <w:r w:rsidR="0097215A">
              <w:t>此表</w:t>
            </w:r>
            <w:r w:rsidR="0097215A">
              <w:rPr>
                <w:rFonts w:hint="eastAsia"/>
              </w:rPr>
              <w:t>应</w:t>
            </w:r>
            <w:r w:rsidR="0097215A">
              <w:t>有</w:t>
            </w:r>
            <w:r w:rsidR="0097215A">
              <w:rPr>
                <w:rFonts w:hint="eastAsia"/>
              </w:rPr>
              <w:t>15</w:t>
            </w:r>
            <w:r w:rsidR="0097215A">
              <w:rPr>
                <w:rFonts w:hint="eastAsia"/>
              </w:rPr>
              <w:t>周</w:t>
            </w:r>
            <w:r w:rsidR="0097215A">
              <w:t>记录</w:t>
            </w:r>
            <w:r>
              <w:rPr>
                <w:rFonts w:hint="eastAsia"/>
              </w:rPr>
              <w:t>)</w:t>
            </w:r>
            <w:r w:rsidRPr="004232E2">
              <w:rPr>
                <w:rFonts w:hint="eastAsia"/>
              </w:rPr>
              <w:t xml:space="preserve">   </w:t>
            </w:r>
          </w:p>
          <w:p w:rsidR="00B94C9B" w:rsidRPr="004232E2" w:rsidRDefault="00B94C9B" w:rsidP="00311E4B">
            <w:pPr>
              <w:spacing w:line="360" w:lineRule="atLeast"/>
            </w:pPr>
          </w:p>
          <w:p w:rsidR="008E5A64" w:rsidRPr="00982079" w:rsidRDefault="008E5A64" w:rsidP="008E5A64">
            <w:pPr>
              <w:rPr>
                <w:rFonts w:ascii="宋体" w:hAnsi="宋体"/>
                <w:bCs/>
              </w:rPr>
            </w:pPr>
            <w:r>
              <w:rPr>
                <w:rFonts w:hint="eastAsia"/>
              </w:rPr>
              <w:t>宋体，五号，两端对齐，首行缩进</w:t>
            </w:r>
            <w:r>
              <w:rPr>
                <w:rFonts w:hint="eastAsia"/>
              </w:rPr>
              <w:t>2</w:t>
            </w:r>
            <w:r>
              <w:rPr>
                <w:rFonts w:hint="eastAsia"/>
              </w:rPr>
              <w:t>字符，</w:t>
            </w:r>
            <w:r>
              <w:rPr>
                <w:rFonts w:hint="eastAsia"/>
              </w:rPr>
              <w:t>1.2</w:t>
            </w:r>
            <w:r>
              <w:rPr>
                <w:rFonts w:hint="eastAsia"/>
              </w:rPr>
              <w:t>倍行距</w:t>
            </w:r>
          </w:p>
          <w:p w:rsidR="00B94C9B" w:rsidRPr="008E5A64"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Default="00B94C9B" w:rsidP="00311E4B">
            <w:pPr>
              <w:spacing w:line="360" w:lineRule="atLeast"/>
            </w:pPr>
          </w:p>
          <w:p w:rsidR="00E047E7" w:rsidRDefault="00E047E7" w:rsidP="00311E4B">
            <w:pPr>
              <w:spacing w:line="360" w:lineRule="atLeast"/>
            </w:pPr>
          </w:p>
          <w:p w:rsidR="00E047E7" w:rsidRDefault="00E047E7" w:rsidP="00311E4B">
            <w:pPr>
              <w:spacing w:line="360" w:lineRule="atLeast"/>
            </w:pPr>
          </w:p>
          <w:p w:rsidR="00E047E7" w:rsidRPr="004232E2" w:rsidRDefault="00E047E7" w:rsidP="00311E4B">
            <w:pPr>
              <w:spacing w:line="360" w:lineRule="atLeast"/>
            </w:pPr>
          </w:p>
          <w:p w:rsidR="00B94C9B" w:rsidRPr="004232E2" w:rsidRDefault="00B94C9B" w:rsidP="00311E4B">
            <w:pPr>
              <w:spacing w:line="360" w:lineRule="atLeast"/>
            </w:pPr>
            <w:r w:rsidRPr="004232E2">
              <w:rPr>
                <w:rFonts w:hint="eastAsia"/>
              </w:rPr>
              <w:t xml:space="preserve">                                      </w:t>
            </w:r>
          </w:p>
        </w:tc>
      </w:tr>
      <w:tr w:rsidR="00B94C9B" w:rsidRPr="004232E2" w:rsidTr="00311E4B">
        <w:trPr>
          <w:trHeight w:val="457"/>
        </w:trPr>
        <w:tc>
          <w:tcPr>
            <w:tcW w:w="1548" w:type="dxa"/>
          </w:tcPr>
          <w:p w:rsidR="00B94C9B" w:rsidRPr="004232E2" w:rsidRDefault="00B94C9B" w:rsidP="00311E4B">
            <w:pPr>
              <w:spacing w:line="480" w:lineRule="auto"/>
            </w:pPr>
            <w:r w:rsidRPr="004232E2">
              <w:rPr>
                <w:rFonts w:hint="eastAsia"/>
              </w:rPr>
              <w:t>指导教师签字</w:t>
            </w:r>
          </w:p>
        </w:tc>
        <w:tc>
          <w:tcPr>
            <w:tcW w:w="2530" w:type="dxa"/>
            <w:gridSpan w:val="2"/>
          </w:tcPr>
          <w:p w:rsidR="00B94C9B" w:rsidRPr="004232E2" w:rsidRDefault="00B94C9B" w:rsidP="00311E4B">
            <w:pPr>
              <w:spacing w:line="480" w:lineRule="auto"/>
            </w:pPr>
          </w:p>
        </w:tc>
        <w:tc>
          <w:tcPr>
            <w:tcW w:w="1430" w:type="dxa"/>
            <w:gridSpan w:val="2"/>
            <w:vAlign w:val="center"/>
          </w:tcPr>
          <w:p w:rsidR="00B94C9B" w:rsidRPr="004232E2" w:rsidRDefault="00B94C9B" w:rsidP="00311E4B">
            <w:pPr>
              <w:spacing w:line="360" w:lineRule="atLeast"/>
              <w:jc w:val="center"/>
            </w:pPr>
            <w:r w:rsidRPr="004232E2">
              <w:rPr>
                <w:rFonts w:hint="eastAsia"/>
              </w:rPr>
              <w:t>日期</w:t>
            </w:r>
          </w:p>
        </w:tc>
        <w:tc>
          <w:tcPr>
            <w:tcW w:w="3780" w:type="dxa"/>
            <w:gridSpan w:val="3"/>
          </w:tcPr>
          <w:p w:rsidR="00B94C9B" w:rsidRPr="004232E2" w:rsidRDefault="00B94C9B" w:rsidP="00311E4B">
            <w:pPr>
              <w:spacing w:line="480" w:lineRule="auto"/>
            </w:pPr>
            <w:r w:rsidRPr="004232E2">
              <w:rPr>
                <w:rFonts w:hint="eastAsia"/>
              </w:rPr>
              <w:t xml:space="preserve">        </w:t>
            </w:r>
            <w:r w:rsidRPr="004232E2">
              <w:rPr>
                <w:rFonts w:hint="eastAsia"/>
              </w:rPr>
              <w:t>年</w:t>
            </w:r>
            <w:r w:rsidRPr="004232E2">
              <w:rPr>
                <w:rFonts w:hint="eastAsia"/>
              </w:rPr>
              <w:t xml:space="preserve">   </w:t>
            </w:r>
            <w:r w:rsidRPr="004232E2">
              <w:rPr>
                <w:rFonts w:hint="eastAsia"/>
              </w:rPr>
              <w:t>月</w:t>
            </w:r>
            <w:r w:rsidRPr="004232E2">
              <w:rPr>
                <w:rFonts w:hint="eastAsia"/>
              </w:rPr>
              <w:t xml:space="preserve">   </w:t>
            </w:r>
            <w:r w:rsidRPr="004232E2">
              <w:rPr>
                <w:rFonts w:hint="eastAsia"/>
              </w:rPr>
              <w:t>日</w:t>
            </w:r>
          </w:p>
        </w:tc>
      </w:tr>
      <w:tr w:rsidR="00B94C9B" w:rsidRPr="004232E2" w:rsidTr="00311E4B">
        <w:trPr>
          <w:trHeight w:val="4324"/>
        </w:trPr>
        <w:tc>
          <w:tcPr>
            <w:tcW w:w="9288" w:type="dxa"/>
            <w:gridSpan w:val="8"/>
          </w:tcPr>
          <w:p w:rsidR="00B94C9B" w:rsidRPr="004232E2" w:rsidRDefault="00B94C9B" w:rsidP="00311E4B">
            <w:pPr>
              <w:spacing w:line="360" w:lineRule="atLeast"/>
            </w:pPr>
            <w:r w:rsidRPr="004232E2">
              <w:rPr>
                <w:rFonts w:hint="eastAsia"/>
              </w:rPr>
              <w:t>第</w:t>
            </w:r>
            <w:r w:rsidRPr="004232E2">
              <w:rPr>
                <w:rFonts w:hint="eastAsia"/>
              </w:rPr>
              <w:t>3</w:t>
            </w:r>
            <w:r w:rsidRPr="004232E2">
              <w:rPr>
                <w:rFonts w:hint="eastAsia"/>
              </w:rPr>
              <w:t>－</w:t>
            </w:r>
            <w:r w:rsidRPr="004232E2">
              <w:rPr>
                <w:rFonts w:hint="eastAsia"/>
              </w:rPr>
              <w:t>4</w:t>
            </w:r>
            <w:r w:rsidRPr="004232E2">
              <w:rPr>
                <w:rFonts w:hint="eastAsia"/>
              </w:rPr>
              <w:t>周记录：</w:t>
            </w:r>
            <w:r w:rsidRPr="004232E2">
              <w:rPr>
                <w:rFonts w:hint="eastAsia"/>
              </w:rPr>
              <w:t xml:space="preserve">           </w:t>
            </w:r>
          </w:p>
          <w:p w:rsidR="00B94C9B" w:rsidRPr="004232E2" w:rsidRDefault="00B94C9B" w:rsidP="00311E4B">
            <w:pPr>
              <w:spacing w:line="360" w:lineRule="atLeast"/>
            </w:pPr>
          </w:p>
          <w:p w:rsidR="0002144E" w:rsidRPr="00982079" w:rsidRDefault="0002144E" w:rsidP="0002144E">
            <w:pPr>
              <w:rPr>
                <w:rFonts w:ascii="宋体" w:hAnsi="宋体"/>
                <w:bCs/>
              </w:rPr>
            </w:pPr>
            <w:r>
              <w:rPr>
                <w:rFonts w:hint="eastAsia"/>
              </w:rPr>
              <w:t>宋体，五号，两端对齐，首行缩进</w:t>
            </w:r>
            <w:r>
              <w:rPr>
                <w:rFonts w:hint="eastAsia"/>
              </w:rPr>
              <w:t>2</w:t>
            </w:r>
            <w:r>
              <w:rPr>
                <w:rFonts w:hint="eastAsia"/>
              </w:rPr>
              <w:t>字符，</w:t>
            </w:r>
            <w:r>
              <w:rPr>
                <w:rFonts w:hint="eastAsia"/>
              </w:rPr>
              <w:t>1.2</w:t>
            </w:r>
            <w:r>
              <w:rPr>
                <w:rFonts w:hint="eastAsia"/>
              </w:rPr>
              <w:t>倍行距</w:t>
            </w:r>
          </w:p>
          <w:p w:rsidR="00B94C9B" w:rsidRPr="0002144E"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p>
          <w:p w:rsidR="00B94C9B" w:rsidRPr="004232E2" w:rsidRDefault="00B94C9B" w:rsidP="00311E4B">
            <w:pPr>
              <w:spacing w:line="360" w:lineRule="atLeast"/>
            </w:pPr>
            <w:r w:rsidRPr="004232E2">
              <w:rPr>
                <w:rFonts w:hint="eastAsia"/>
              </w:rPr>
              <w:t xml:space="preserve">                                      </w:t>
            </w:r>
          </w:p>
        </w:tc>
      </w:tr>
      <w:tr w:rsidR="00B94C9B" w:rsidRPr="004232E2" w:rsidTr="00311E4B">
        <w:trPr>
          <w:trHeight w:val="505"/>
        </w:trPr>
        <w:tc>
          <w:tcPr>
            <w:tcW w:w="1548" w:type="dxa"/>
          </w:tcPr>
          <w:p w:rsidR="00B94C9B" w:rsidRPr="004232E2" w:rsidRDefault="00B94C9B" w:rsidP="00311E4B">
            <w:pPr>
              <w:spacing w:line="480" w:lineRule="auto"/>
            </w:pPr>
            <w:r w:rsidRPr="004232E2">
              <w:rPr>
                <w:rFonts w:hint="eastAsia"/>
              </w:rPr>
              <w:t>指导教师签字</w:t>
            </w:r>
          </w:p>
        </w:tc>
        <w:tc>
          <w:tcPr>
            <w:tcW w:w="2530" w:type="dxa"/>
            <w:gridSpan w:val="2"/>
          </w:tcPr>
          <w:p w:rsidR="00B94C9B" w:rsidRPr="004232E2" w:rsidRDefault="00B94C9B" w:rsidP="00311E4B">
            <w:pPr>
              <w:spacing w:line="480" w:lineRule="auto"/>
            </w:pPr>
          </w:p>
        </w:tc>
        <w:tc>
          <w:tcPr>
            <w:tcW w:w="1430" w:type="dxa"/>
            <w:gridSpan w:val="2"/>
            <w:vAlign w:val="center"/>
          </w:tcPr>
          <w:p w:rsidR="00B94C9B" w:rsidRPr="004232E2" w:rsidRDefault="00B94C9B" w:rsidP="00311E4B">
            <w:pPr>
              <w:spacing w:line="360" w:lineRule="atLeast"/>
              <w:jc w:val="center"/>
            </w:pPr>
            <w:r w:rsidRPr="004232E2">
              <w:rPr>
                <w:rFonts w:hint="eastAsia"/>
              </w:rPr>
              <w:t>日期</w:t>
            </w:r>
          </w:p>
        </w:tc>
        <w:tc>
          <w:tcPr>
            <w:tcW w:w="3780" w:type="dxa"/>
            <w:gridSpan w:val="3"/>
          </w:tcPr>
          <w:p w:rsidR="00B94C9B" w:rsidRPr="004232E2" w:rsidRDefault="00B94C9B" w:rsidP="00311E4B">
            <w:pPr>
              <w:spacing w:line="480" w:lineRule="auto"/>
            </w:pPr>
            <w:r w:rsidRPr="004232E2">
              <w:rPr>
                <w:rFonts w:hint="eastAsia"/>
              </w:rPr>
              <w:t xml:space="preserve">        </w:t>
            </w:r>
            <w:r w:rsidRPr="004232E2">
              <w:rPr>
                <w:rFonts w:hint="eastAsia"/>
              </w:rPr>
              <w:t>年</w:t>
            </w:r>
            <w:r w:rsidRPr="004232E2">
              <w:rPr>
                <w:rFonts w:hint="eastAsia"/>
              </w:rPr>
              <w:t xml:space="preserve">   </w:t>
            </w:r>
            <w:r w:rsidRPr="004232E2">
              <w:rPr>
                <w:rFonts w:hint="eastAsia"/>
              </w:rPr>
              <w:t>月</w:t>
            </w:r>
            <w:r w:rsidRPr="004232E2">
              <w:rPr>
                <w:rFonts w:hint="eastAsia"/>
              </w:rPr>
              <w:t xml:space="preserve">   </w:t>
            </w:r>
            <w:r w:rsidRPr="004232E2">
              <w:rPr>
                <w:rFonts w:hint="eastAsia"/>
              </w:rPr>
              <w:t>日</w:t>
            </w:r>
          </w:p>
        </w:tc>
      </w:tr>
    </w:tbl>
    <w:p w:rsidR="00B94C9B" w:rsidRPr="004232E2" w:rsidRDefault="00B94C9B" w:rsidP="00B94C9B">
      <w:pPr>
        <w:spacing w:line="0" w:lineRule="atLeast"/>
        <w:rPr>
          <w:bCs/>
        </w:rPr>
      </w:pPr>
      <w:r w:rsidRPr="004232E2">
        <w:rPr>
          <w:rFonts w:hint="eastAsia"/>
          <w:bCs/>
        </w:rPr>
        <w:t>注：每</w:t>
      </w:r>
      <w:r w:rsidRPr="004232E2">
        <w:rPr>
          <w:rFonts w:hint="eastAsia"/>
          <w:bCs/>
        </w:rPr>
        <w:t>2</w:t>
      </w:r>
      <w:r w:rsidRPr="004232E2">
        <w:rPr>
          <w:rFonts w:hint="eastAsia"/>
          <w:bCs/>
        </w:rPr>
        <w:t>周</w:t>
      </w:r>
      <w:r>
        <w:rPr>
          <w:rFonts w:hint="eastAsia"/>
          <w:bCs/>
        </w:rPr>
        <w:t>指导</w:t>
      </w:r>
      <w:r w:rsidRPr="004232E2">
        <w:rPr>
          <w:rFonts w:hint="eastAsia"/>
          <w:bCs/>
        </w:rPr>
        <w:t>内容记录在一个表格中，双面打印。</w:t>
      </w:r>
    </w:p>
    <w:p w:rsidR="00B94C9B" w:rsidRPr="002D2F68" w:rsidRDefault="00B94C9B" w:rsidP="00B94C9B">
      <w:pPr>
        <w:spacing w:line="400" w:lineRule="exact"/>
        <w:jc w:val="center"/>
        <w:rPr>
          <w:rFonts w:ascii="宋体" w:hAnsi="宋体"/>
          <w:b/>
          <w:sz w:val="30"/>
          <w:szCs w:val="30"/>
        </w:rPr>
      </w:pPr>
    </w:p>
    <w:p w:rsidR="00B94C9B" w:rsidRDefault="00B94C9B" w:rsidP="006D66DC">
      <w:pPr>
        <w:autoSpaceDE w:val="0"/>
        <w:autoSpaceDN w:val="0"/>
        <w:adjustRightInd w:val="0"/>
        <w:spacing w:line="288" w:lineRule="auto"/>
        <w:rPr>
          <w:rFonts w:ascii="宋体" w:eastAsia="宋体" w:hAnsi="宋体"/>
          <w:bCs/>
          <w:sz w:val="24"/>
          <w:szCs w:val="24"/>
        </w:rPr>
      </w:pPr>
    </w:p>
    <w:p w:rsidR="0062010F" w:rsidRPr="004232E2" w:rsidRDefault="0062010F" w:rsidP="0062010F">
      <w:pPr>
        <w:jc w:val="center"/>
        <w:rPr>
          <w:b/>
          <w:sz w:val="30"/>
          <w:szCs w:val="30"/>
        </w:rPr>
      </w:pPr>
      <w:r w:rsidRPr="004232E2">
        <w:rPr>
          <w:rFonts w:hint="eastAsia"/>
          <w:b/>
          <w:sz w:val="30"/>
          <w:szCs w:val="30"/>
        </w:rPr>
        <w:t>北</w:t>
      </w:r>
      <w:r w:rsidRPr="004232E2">
        <w:rPr>
          <w:rFonts w:hint="eastAsia"/>
          <w:b/>
          <w:sz w:val="30"/>
          <w:szCs w:val="30"/>
        </w:rPr>
        <w:t xml:space="preserve"> </w:t>
      </w:r>
      <w:r w:rsidRPr="004232E2">
        <w:rPr>
          <w:rFonts w:hint="eastAsia"/>
          <w:b/>
          <w:sz w:val="30"/>
          <w:szCs w:val="30"/>
        </w:rPr>
        <w:t>京</w:t>
      </w:r>
      <w:r w:rsidRPr="004232E2">
        <w:rPr>
          <w:rFonts w:hint="eastAsia"/>
          <w:b/>
          <w:sz w:val="30"/>
          <w:szCs w:val="30"/>
        </w:rPr>
        <w:t xml:space="preserve"> </w:t>
      </w:r>
      <w:r w:rsidRPr="004232E2">
        <w:rPr>
          <w:rFonts w:hint="eastAsia"/>
          <w:b/>
          <w:sz w:val="30"/>
          <w:szCs w:val="30"/>
        </w:rPr>
        <w:t>邮</w:t>
      </w:r>
      <w:r w:rsidRPr="004232E2">
        <w:rPr>
          <w:rFonts w:hint="eastAsia"/>
          <w:b/>
          <w:sz w:val="30"/>
          <w:szCs w:val="30"/>
        </w:rPr>
        <w:t xml:space="preserve"> </w:t>
      </w:r>
      <w:r w:rsidRPr="004232E2">
        <w:rPr>
          <w:rFonts w:hint="eastAsia"/>
          <w:b/>
          <w:sz w:val="30"/>
          <w:szCs w:val="30"/>
        </w:rPr>
        <w:t>电</w:t>
      </w:r>
      <w:r w:rsidRPr="004232E2">
        <w:rPr>
          <w:rFonts w:hint="eastAsia"/>
          <w:b/>
          <w:sz w:val="30"/>
          <w:szCs w:val="30"/>
        </w:rPr>
        <w:t xml:space="preserve"> </w:t>
      </w:r>
      <w:r w:rsidRPr="004232E2">
        <w:rPr>
          <w:rFonts w:hint="eastAsia"/>
          <w:b/>
          <w:sz w:val="30"/>
          <w:szCs w:val="30"/>
        </w:rPr>
        <w:t>大</w:t>
      </w:r>
      <w:r w:rsidRPr="004232E2">
        <w:rPr>
          <w:rFonts w:hint="eastAsia"/>
          <w:b/>
          <w:sz w:val="30"/>
          <w:szCs w:val="30"/>
        </w:rPr>
        <w:t xml:space="preserve"> </w:t>
      </w:r>
      <w:r w:rsidRPr="004232E2">
        <w:rPr>
          <w:rFonts w:hint="eastAsia"/>
          <w:b/>
          <w:sz w:val="30"/>
          <w:szCs w:val="30"/>
        </w:rPr>
        <w:t>学</w:t>
      </w:r>
    </w:p>
    <w:p w:rsidR="0062010F" w:rsidRPr="004232E2" w:rsidRDefault="0062010F" w:rsidP="0062010F">
      <w:pPr>
        <w:spacing w:line="400" w:lineRule="exact"/>
        <w:jc w:val="center"/>
        <w:rPr>
          <w:b/>
          <w:bCs/>
          <w:sz w:val="30"/>
          <w:szCs w:val="30"/>
        </w:rPr>
      </w:pPr>
      <w:r>
        <w:rPr>
          <w:rFonts w:hint="eastAsia"/>
          <w:b/>
          <w:sz w:val="30"/>
          <w:szCs w:val="30"/>
        </w:rPr>
        <w:t>教师</w:t>
      </w:r>
      <w:r>
        <w:rPr>
          <w:b/>
          <w:sz w:val="30"/>
          <w:szCs w:val="30"/>
        </w:rPr>
        <w:t>指导</w:t>
      </w:r>
      <w:r w:rsidRPr="004232E2">
        <w:rPr>
          <w:rFonts w:hint="eastAsia"/>
          <w:b/>
          <w:sz w:val="30"/>
          <w:szCs w:val="30"/>
        </w:rPr>
        <w:t>本科毕业设计（论文）</w:t>
      </w:r>
      <w:r>
        <w:rPr>
          <w:rFonts w:hint="eastAsia"/>
          <w:b/>
          <w:sz w:val="30"/>
          <w:szCs w:val="30"/>
        </w:rPr>
        <w:t>记录表</w:t>
      </w:r>
      <w:r w:rsidRPr="004232E2">
        <w:rPr>
          <w:rFonts w:hint="eastAsia"/>
          <w:b/>
          <w:bCs/>
        </w:rPr>
        <w:t xml:space="preserve">          </w:t>
      </w:r>
    </w:p>
    <w:tbl>
      <w:tblPr>
        <w:tblW w:w="92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48"/>
        <w:gridCol w:w="1980"/>
        <w:gridCol w:w="550"/>
        <w:gridCol w:w="566"/>
        <w:gridCol w:w="864"/>
        <w:gridCol w:w="1440"/>
        <w:gridCol w:w="1260"/>
        <w:gridCol w:w="1080"/>
      </w:tblGrid>
      <w:tr w:rsidR="0062010F" w:rsidRPr="004232E2" w:rsidTr="00311E4B">
        <w:trPr>
          <w:trHeight w:val="353"/>
        </w:trPr>
        <w:tc>
          <w:tcPr>
            <w:tcW w:w="1548" w:type="dxa"/>
            <w:tcBorders>
              <w:bottom w:val="single" w:sz="4" w:space="0" w:color="auto"/>
            </w:tcBorders>
            <w:vAlign w:val="center"/>
          </w:tcPr>
          <w:p w:rsidR="0062010F" w:rsidRPr="004232E2" w:rsidRDefault="0062010F" w:rsidP="00311E4B">
            <w:pPr>
              <w:jc w:val="center"/>
            </w:pPr>
            <w:r w:rsidRPr="004232E2">
              <w:rPr>
                <w:rFonts w:hint="eastAsia"/>
              </w:rPr>
              <w:t>学院</w:t>
            </w:r>
          </w:p>
        </w:tc>
        <w:tc>
          <w:tcPr>
            <w:tcW w:w="1980" w:type="dxa"/>
            <w:tcBorders>
              <w:bottom w:val="single" w:sz="4" w:space="0" w:color="auto"/>
            </w:tcBorders>
            <w:vAlign w:val="center"/>
          </w:tcPr>
          <w:p w:rsidR="0062010F" w:rsidRPr="004232E2" w:rsidRDefault="00A87211" w:rsidP="00311E4B">
            <w:pPr>
              <w:jc w:val="center"/>
            </w:pPr>
            <w:r>
              <w:rPr>
                <w:rFonts w:hint="eastAsia"/>
              </w:rPr>
              <w:t>宋体，五号，居中</w:t>
            </w:r>
          </w:p>
        </w:tc>
        <w:tc>
          <w:tcPr>
            <w:tcW w:w="1116" w:type="dxa"/>
            <w:gridSpan w:val="2"/>
            <w:tcBorders>
              <w:bottom w:val="single" w:sz="4" w:space="0" w:color="auto"/>
            </w:tcBorders>
            <w:vAlign w:val="center"/>
          </w:tcPr>
          <w:p w:rsidR="0062010F" w:rsidRPr="004232E2" w:rsidRDefault="0062010F" w:rsidP="00311E4B">
            <w:pPr>
              <w:ind w:left="17"/>
              <w:jc w:val="center"/>
            </w:pPr>
            <w:r w:rsidRPr="004232E2">
              <w:rPr>
                <w:rFonts w:hint="eastAsia"/>
              </w:rPr>
              <w:t>专业</w:t>
            </w:r>
          </w:p>
        </w:tc>
        <w:tc>
          <w:tcPr>
            <w:tcW w:w="2304" w:type="dxa"/>
            <w:gridSpan w:val="2"/>
            <w:tcBorders>
              <w:bottom w:val="single" w:sz="4" w:space="0" w:color="auto"/>
            </w:tcBorders>
            <w:vAlign w:val="center"/>
          </w:tcPr>
          <w:p w:rsidR="0062010F" w:rsidRPr="004232E2" w:rsidRDefault="00A87211" w:rsidP="00311E4B">
            <w:pPr>
              <w:jc w:val="center"/>
            </w:pPr>
            <w:r>
              <w:rPr>
                <w:rFonts w:hint="eastAsia"/>
              </w:rPr>
              <w:t>宋体，五号，居中</w:t>
            </w:r>
          </w:p>
        </w:tc>
        <w:tc>
          <w:tcPr>
            <w:tcW w:w="1260" w:type="dxa"/>
            <w:tcBorders>
              <w:bottom w:val="single" w:sz="4" w:space="0" w:color="auto"/>
            </w:tcBorders>
            <w:vAlign w:val="center"/>
          </w:tcPr>
          <w:p w:rsidR="0062010F" w:rsidRPr="004232E2" w:rsidRDefault="0062010F" w:rsidP="00311E4B">
            <w:pPr>
              <w:jc w:val="center"/>
            </w:pPr>
            <w:r w:rsidRPr="004232E2">
              <w:rPr>
                <w:rFonts w:hint="eastAsia"/>
              </w:rPr>
              <w:t>班级</w:t>
            </w:r>
          </w:p>
        </w:tc>
        <w:tc>
          <w:tcPr>
            <w:tcW w:w="1080" w:type="dxa"/>
            <w:tcBorders>
              <w:bottom w:val="single" w:sz="4" w:space="0" w:color="auto"/>
            </w:tcBorders>
            <w:vAlign w:val="center"/>
          </w:tcPr>
          <w:p w:rsidR="0062010F" w:rsidRPr="004232E2" w:rsidRDefault="00A87211" w:rsidP="00311E4B">
            <w:pPr>
              <w:jc w:val="center"/>
            </w:pPr>
            <w:r>
              <w:rPr>
                <w:rFonts w:hint="eastAsia"/>
              </w:rPr>
              <w:t>宋体，五号，居中</w:t>
            </w:r>
          </w:p>
        </w:tc>
      </w:tr>
      <w:tr w:rsidR="0062010F" w:rsidRPr="004232E2" w:rsidTr="00311E4B">
        <w:trPr>
          <w:trHeight w:val="353"/>
        </w:trPr>
        <w:tc>
          <w:tcPr>
            <w:tcW w:w="1548" w:type="dxa"/>
            <w:tcBorders>
              <w:bottom w:val="single" w:sz="4" w:space="0" w:color="auto"/>
            </w:tcBorders>
            <w:vAlign w:val="center"/>
          </w:tcPr>
          <w:p w:rsidR="0062010F" w:rsidRPr="004232E2" w:rsidRDefault="0062010F" w:rsidP="00311E4B">
            <w:pPr>
              <w:spacing w:line="360" w:lineRule="auto"/>
              <w:jc w:val="center"/>
            </w:pPr>
            <w:r w:rsidRPr="004232E2">
              <w:rPr>
                <w:rFonts w:hint="eastAsia"/>
              </w:rPr>
              <w:t>学生姓名</w:t>
            </w:r>
          </w:p>
        </w:tc>
        <w:tc>
          <w:tcPr>
            <w:tcW w:w="1980" w:type="dxa"/>
            <w:tcBorders>
              <w:bottom w:val="single" w:sz="4" w:space="0" w:color="auto"/>
            </w:tcBorders>
            <w:vAlign w:val="center"/>
          </w:tcPr>
          <w:p w:rsidR="0062010F" w:rsidRPr="004232E2" w:rsidRDefault="00A87211" w:rsidP="00311E4B">
            <w:pPr>
              <w:spacing w:line="360" w:lineRule="auto"/>
              <w:jc w:val="center"/>
            </w:pPr>
            <w:r>
              <w:rPr>
                <w:rFonts w:hint="eastAsia"/>
              </w:rPr>
              <w:t>宋体，五号，居中</w:t>
            </w:r>
          </w:p>
        </w:tc>
        <w:tc>
          <w:tcPr>
            <w:tcW w:w="1116" w:type="dxa"/>
            <w:gridSpan w:val="2"/>
            <w:tcBorders>
              <w:bottom w:val="single" w:sz="4" w:space="0" w:color="auto"/>
            </w:tcBorders>
            <w:vAlign w:val="center"/>
          </w:tcPr>
          <w:p w:rsidR="0062010F" w:rsidRPr="004232E2" w:rsidRDefault="0062010F" w:rsidP="00311E4B">
            <w:pPr>
              <w:spacing w:line="360" w:lineRule="auto"/>
              <w:jc w:val="center"/>
            </w:pPr>
            <w:r w:rsidRPr="004232E2">
              <w:rPr>
                <w:rFonts w:hint="eastAsia"/>
              </w:rPr>
              <w:t>学号</w:t>
            </w:r>
          </w:p>
        </w:tc>
        <w:tc>
          <w:tcPr>
            <w:tcW w:w="2304" w:type="dxa"/>
            <w:gridSpan w:val="2"/>
            <w:tcBorders>
              <w:bottom w:val="single" w:sz="4" w:space="0" w:color="auto"/>
            </w:tcBorders>
            <w:vAlign w:val="center"/>
          </w:tcPr>
          <w:p w:rsidR="0062010F" w:rsidRPr="004232E2" w:rsidRDefault="00A87211" w:rsidP="00311E4B">
            <w:pPr>
              <w:spacing w:line="360" w:lineRule="auto"/>
              <w:ind w:left="30"/>
              <w:jc w:val="center"/>
            </w:pPr>
            <w:r>
              <w:rPr>
                <w:rFonts w:hint="eastAsia"/>
              </w:rPr>
              <w:t>宋体，五号，居中</w:t>
            </w:r>
          </w:p>
        </w:tc>
        <w:tc>
          <w:tcPr>
            <w:tcW w:w="1260" w:type="dxa"/>
            <w:tcBorders>
              <w:bottom w:val="single" w:sz="4" w:space="0" w:color="auto"/>
            </w:tcBorders>
            <w:vAlign w:val="center"/>
          </w:tcPr>
          <w:p w:rsidR="0062010F" w:rsidRPr="004232E2" w:rsidRDefault="0062010F" w:rsidP="00311E4B">
            <w:pPr>
              <w:spacing w:line="360" w:lineRule="auto"/>
              <w:jc w:val="center"/>
            </w:pPr>
            <w:r w:rsidRPr="004232E2">
              <w:rPr>
                <w:rFonts w:hint="eastAsia"/>
              </w:rPr>
              <w:t>班内序号</w:t>
            </w:r>
          </w:p>
        </w:tc>
        <w:tc>
          <w:tcPr>
            <w:tcW w:w="1080" w:type="dxa"/>
            <w:tcBorders>
              <w:bottom w:val="single" w:sz="4" w:space="0" w:color="auto"/>
            </w:tcBorders>
            <w:vAlign w:val="center"/>
          </w:tcPr>
          <w:p w:rsidR="0062010F" w:rsidRPr="004232E2" w:rsidRDefault="00A87211" w:rsidP="00311E4B">
            <w:pPr>
              <w:spacing w:line="360" w:lineRule="auto"/>
              <w:jc w:val="center"/>
            </w:pPr>
            <w:r>
              <w:rPr>
                <w:rFonts w:hint="eastAsia"/>
              </w:rPr>
              <w:t>宋体，五号，居中</w:t>
            </w:r>
          </w:p>
        </w:tc>
      </w:tr>
      <w:tr w:rsidR="0062010F" w:rsidRPr="004232E2" w:rsidTr="00311E4B">
        <w:trPr>
          <w:trHeight w:val="353"/>
        </w:trPr>
        <w:tc>
          <w:tcPr>
            <w:tcW w:w="1548" w:type="dxa"/>
            <w:tcBorders>
              <w:bottom w:val="single" w:sz="4" w:space="0" w:color="auto"/>
            </w:tcBorders>
            <w:vAlign w:val="center"/>
          </w:tcPr>
          <w:p w:rsidR="0062010F" w:rsidRPr="004232E2" w:rsidRDefault="0062010F" w:rsidP="00311E4B">
            <w:pPr>
              <w:spacing w:line="360" w:lineRule="auto"/>
              <w:jc w:val="center"/>
            </w:pPr>
            <w:r w:rsidRPr="004232E2">
              <w:rPr>
                <w:rFonts w:hint="eastAsia"/>
              </w:rPr>
              <w:t>指导教师姓名</w:t>
            </w:r>
          </w:p>
        </w:tc>
        <w:tc>
          <w:tcPr>
            <w:tcW w:w="1980" w:type="dxa"/>
            <w:tcBorders>
              <w:bottom w:val="single" w:sz="4" w:space="0" w:color="auto"/>
            </w:tcBorders>
            <w:vAlign w:val="center"/>
          </w:tcPr>
          <w:p w:rsidR="0062010F" w:rsidRPr="004232E2" w:rsidRDefault="00A87211" w:rsidP="00311E4B">
            <w:pPr>
              <w:spacing w:line="360" w:lineRule="auto"/>
              <w:jc w:val="center"/>
            </w:pPr>
            <w:r>
              <w:rPr>
                <w:rFonts w:hint="eastAsia"/>
              </w:rPr>
              <w:t>宋体，五号，居中</w:t>
            </w:r>
          </w:p>
        </w:tc>
        <w:tc>
          <w:tcPr>
            <w:tcW w:w="1116" w:type="dxa"/>
            <w:gridSpan w:val="2"/>
            <w:tcBorders>
              <w:bottom w:val="single" w:sz="4" w:space="0" w:color="auto"/>
            </w:tcBorders>
            <w:vAlign w:val="center"/>
          </w:tcPr>
          <w:p w:rsidR="0062010F" w:rsidRPr="004232E2" w:rsidRDefault="0062010F" w:rsidP="00311E4B">
            <w:pPr>
              <w:spacing w:line="360" w:lineRule="auto"/>
              <w:jc w:val="center"/>
            </w:pPr>
            <w:r w:rsidRPr="004232E2">
              <w:rPr>
                <w:rFonts w:hint="eastAsia"/>
              </w:rPr>
              <w:t>职称</w:t>
            </w:r>
          </w:p>
        </w:tc>
        <w:tc>
          <w:tcPr>
            <w:tcW w:w="4644" w:type="dxa"/>
            <w:gridSpan w:val="4"/>
            <w:tcBorders>
              <w:bottom w:val="single" w:sz="4" w:space="0" w:color="auto"/>
            </w:tcBorders>
            <w:vAlign w:val="center"/>
          </w:tcPr>
          <w:p w:rsidR="0062010F" w:rsidRPr="004232E2" w:rsidRDefault="00A87211" w:rsidP="00311E4B">
            <w:pPr>
              <w:spacing w:line="360" w:lineRule="auto"/>
              <w:jc w:val="center"/>
            </w:pPr>
            <w:r>
              <w:rPr>
                <w:rFonts w:hint="eastAsia"/>
              </w:rPr>
              <w:t>宋体，五号，居中</w:t>
            </w:r>
          </w:p>
        </w:tc>
      </w:tr>
      <w:tr w:rsidR="0062010F" w:rsidRPr="004232E2" w:rsidTr="00A87211">
        <w:trPr>
          <w:trHeight w:val="3851"/>
        </w:trPr>
        <w:tc>
          <w:tcPr>
            <w:tcW w:w="9288" w:type="dxa"/>
            <w:gridSpan w:val="8"/>
            <w:tcBorders>
              <w:top w:val="single" w:sz="4" w:space="0" w:color="auto"/>
            </w:tcBorders>
          </w:tcPr>
          <w:p w:rsidR="0062010F" w:rsidRPr="004232E2" w:rsidRDefault="0062010F" w:rsidP="00311E4B">
            <w:pPr>
              <w:spacing w:line="360" w:lineRule="atLeast"/>
            </w:pPr>
            <w:r w:rsidRPr="004232E2">
              <w:rPr>
                <w:rFonts w:hint="eastAsia"/>
              </w:rPr>
              <w:t>第</w:t>
            </w:r>
            <w:r>
              <w:rPr>
                <w:rFonts w:hint="eastAsia"/>
              </w:rPr>
              <w:t>5</w:t>
            </w:r>
            <w:r w:rsidRPr="004232E2">
              <w:rPr>
                <w:rFonts w:hint="eastAsia"/>
              </w:rPr>
              <w:t>－</w:t>
            </w:r>
            <w:r>
              <w:rPr>
                <w:rFonts w:hint="eastAsia"/>
              </w:rPr>
              <w:t>6</w:t>
            </w:r>
            <w:r w:rsidRPr="004232E2">
              <w:rPr>
                <w:rFonts w:hint="eastAsia"/>
              </w:rPr>
              <w:t>周记录：</w:t>
            </w:r>
            <w:r w:rsidRPr="004232E2">
              <w:rPr>
                <w:rFonts w:hint="eastAsia"/>
              </w:rPr>
              <w:t xml:space="preserve">        </w:t>
            </w:r>
            <w:r>
              <w:rPr>
                <w:rFonts w:hint="eastAsia"/>
              </w:rPr>
              <w:t>(</w:t>
            </w:r>
            <w:r>
              <w:rPr>
                <w:rFonts w:hint="eastAsia"/>
              </w:rPr>
              <w:t>具体要求至少</w:t>
            </w:r>
            <w:r>
              <w:rPr>
                <w:rFonts w:hint="eastAsia"/>
              </w:rPr>
              <w:t>3-4</w:t>
            </w:r>
            <w:r>
              <w:rPr>
                <w:rFonts w:hint="eastAsia"/>
              </w:rPr>
              <w:t>句详细工作，不能只写一句话。</w:t>
            </w:r>
            <w:r>
              <w:t>此表</w:t>
            </w:r>
            <w:r>
              <w:rPr>
                <w:rFonts w:hint="eastAsia"/>
              </w:rPr>
              <w:t>应</w:t>
            </w:r>
            <w:r>
              <w:t>有</w:t>
            </w:r>
            <w:r>
              <w:rPr>
                <w:rFonts w:hint="eastAsia"/>
              </w:rPr>
              <w:t>15</w:t>
            </w:r>
            <w:r>
              <w:rPr>
                <w:rFonts w:hint="eastAsia"/>
              </w:rPr>
              <w:t>周</w:t>
            </w:r>
            <w:r>
              <w:t>记录</w:t>
            </w:r>
            <w:r>
              <w:rPr>
                <w:rFonts w:hint="eastAsia"/>
              </w:rPr>
              <w:t>)</w:t>
            </w:r>
            <w:r w:rsidRPr="004232E2">
              <w:rPr>
                <w:rFonts w:hint="eastAsia"/>
              </w:rPr>
              <w:t xml:space="preserve">   </w:t>
            </w:r>
          </w:p>
          <w:p w:rsidR="0062010F" w:rsidRPr="004232E2" w:rsidRDefault="0062010F" w:rsidP="00311E4B">
            <w:pPr>
              <w:spacing w:line="360" w:lineRule="atLeast"/>
            </w:pPr>
          </w:p>
          <w:p w:rsidR="0002144E" w:rsidRPr="00982079" w:rsidRDefault="0002144E" w:rsidP="0002144E">
            <w:pPr>
              <w:rPr>
                <w:rFonts w:ascii="宋体" w:hAnsi="宋体"/>
                <w:bCs/>
              </w:rPr>
            </w:pPr>
            <w:r>
              <w:rPr>
                <w:rFonts w:hint="eastAsia"/>
              </w:rPr>
              <w:t>宋体，五号，两端对齐，首行缩进</w:t>
            </w:r>
            <w:r>
              <w:rPr>
                <w:rFonts w:hint="eastAsia"/>
              </w:rPr>
              <w:t>2</w:t>
            </w:r>
            <w:r>
              <w:rPr>
                <w:rFonts w:hint="eastAsia"/>
              </w:rPr>
              <w:t>字符，</w:t>
            </w:r>
            <w:r>
              <w:rPr>
                <w:rFonts w:hint="eastAsia"/>
              </w:rPr>
              <w:t>1.2</w:t>
            </w:r>
            <w:r>
              <w:rPr>
                <w:rFonts w:hint="eastAsia"/>
              </w:rPr>
              <w:t>倍行距</w:t>
            </w:r>
          </w:p>
          <w:p w:rsidR="0062010F" w:rsidRPr="0002144E"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r w:rsidRPr="004232E2">
              <w:rPr>
                <w:rFonts w:hint="eastAsia"/>
              </w:rPr>
              <w:t xml:space="preserve">                                      </w:t>
            </w:r>
          </w:p>
        </w:tc>
      </w:tr>
      <w:tr w:rsidR="0062010F" w:rsidRPr="004232E2" w:rsidTr="00311E4B">
        <w:trPr>
          <w:trHeight w:val="457"/>
        </w:trPr>
        <w:tc>
          <w:tcPr>
            <w:tcW w:w="1548" w:type="dxa"/>
          </w:tcPr>
          <w:p w:rsidR="0062010F" w:rsidRPr="004232E2" w:rsidRDefault="0062010F" w:rsidP="00311E4B">
            <w:pPr>
              <w:spacing w:line="480" w:lineRule="auto"/>
            </w:pPr>
            <w:r w:rsidRPr="004232E2">
              <w:rPr>
                <w:rFonts w:hint="eastAsia"/>
              </w:rPr>
              <w:t>指导教师签字</w:t>
            </w:r>
          </w:p>
        </w:tc>
        <w:tc>
          <w:tcPr>
            <w:tcW w:w="2530" w:type="dxa"/>
            <w:gridSpan w:val="2"/>
          </w:tcPr>
          <w:p w:rsidR="0062010F" w:rsidRPr="004232E2" w:rsidRDefault="0062010F" w:rsidP="00311E4B">
            <w:pPr>
              <w:spacing w:line="480" w:lineRule="auto"/>
            </w:pPr>
          </w:p>
        </w:tc>
        <w:tc>
          <w:tcPr>
            <w:tcW w:w="1430" w:type="dxa"/>
            <w:gridSpan w:val="2"/>
            <w:vAlign w:val="center"/>
          </w:tcPr>
          <w:p w:rsidR="0062010F" w:rsidRPr="004232E2" w:rsidRDefault="0062010F" w:rsidP="00311E4B">
            <w:pPr>
              <w:spacing w:line="360" w:lineRule="atLeast"/>
              <w:jc w:val="center"/>
            </w:pPr>
            <w:r w:rsidRPr="004232E2">
              <w:rPr>
                <w:rFonts w:hint="eastAsia"/>
              </w:rPr>
              <w:t>日期</w:t>
            </w:r>
          </w:p>
        </w:tc>
        <w:tc>
          <w:tcPr>
            <w:tcW w:w="3780" w:type="dxa"/>
            <w:gridSpan w:val="3"/>
          </w:tcPr>
          <w:p w:rsidR="0062010F" w:rsidRPr="004232E2" w:rsidRDefault="0062010F" w:rsidP="00311E4B">
            <w:pPr>
              <w:spacing w:line="480" w:lineRule="auto"/>
            </w:pPr>
            <w:r w:rsidRPr="004232E2">
              <w:rPr>
                <w:rFonts w:hint="eastAsia"/>
              </w:rPr>
              <w:t xml:space="preserve">        </w:t>
            </w:r>
            <w:r w:rsidRPr="004232E2">
              <w:rPr>
                <w:rFonts w:hint="eastAsia"/>
              </w:rPr>
              <w:t>年</w:t>
            </w:r>
            <w:r w:rsidRPr="004232E2">
              <w:rPr>
                <w:rFonts w:hint="eastAsia"/>
              </w:rPr>
              <w:t xml:space="preserve">   </w:t>
            </w:r>
            <w:r w:rsidRPr="004232E2">
              <w:rPr>
                <w:rFonts w:hint="eastAsia"/>
              </w:rPr>
              <w:t>月</w:t>
            </w:r>
            <w:r w:rsidRPr="004232E2">
              <w:rPr>
                <w:rFonts w:hint="eastAsia"/>
              </w:rPr>
              <w:t xml:space="preserve">   </w:t>
            </w:r>
            <w:r w:rsidRPr="004232E2">
              <w:rPr>
                <w:rFonts w:hint="eastAsia"/>
              </w:rPr>
              <w:t>日</w:t>
            </w:r>
          </w:p>
        </w:tc>
      </w:tr>
      <w:tr w:rsidR="0062010F" w:rsidRPr="004232E2" w:rsidTr="00311E4B">
        <w:trPr>
          <w:trHeight w:val="4324"/>
        </w:trPr>
        <w:tc>
          <w:tcPr>
            <w:tcW w:w="9288" w:type="dxa"/>
            <w:gridSpan w:val="8"/>
          </w:tcPr>
          <w:p w:rsidR="0062010F" w:rsidRPr="004232E2" w:rsidRDefault="0062010F" w:rsidP="00311E4B">
            <w:pPr>
              <w:spacing w:line="360" w:lineRule="atLeast"/>
            </w:pPr>
            <w:r w:rsidRPr="004232E2">
              <w:rPr>
                <w:rFonts w:hint="eastAsia"/>
              </w:rPr>
              <w:t>第</w:t>
            </w:r>
            <w:r>
              <w:rPr>
                <w:rFonts w:hint="eastAsia"/>
              </w:rPr>
              <w:t>7</w:t>
            </w:r>
            <w:r w:rsidRPr="004232E2">
              <w:rPr>
                <w:rFonts w:hint="eastAsia"/>
              </w:rPr>
              <w:t>－</w:t>
            </w:r>
            <w:r>
              <w:rPr>
                <w:rFonts w:hint="eastAsia"/>
              </w:rPr>
              <w:t>8</w:t>
            </w:r>
            <w:r w:rsidRPr="004232E2">
              <w:rPr>
                <w:rFonts w:hint="eastAsia"/>
              </w:rPr>
              <w:t>周记录：</w:t>
            </w:r>
            <w:r w:rsidRPr="004232E2">
              <w:rPr>
                <w:rFonts w:hint="eastAsia"/>
              </w:rPr>
              <w:t xml:space="preserve">           </w:t>
            </w:r>
          </w:p>
          <w:p w:rsidR="0062010F" w:rsidRPr="004232E2" w:rsidRDefault="0062010F" w:rsidP="00311E4B">
            <w:pPr>
              <w:spacing w:line="360" w:lineRule="atLeast"/>
            </w:pPr>
          </w:p>
          <w:p w:rsidR="0002144E" w:rsidRPr="00982079" w:rsidRDefault="0002144E" w:rsidP="0002144E">
            <w:pPr>
              <w:rPr>
                <w:rFonts w:ascii="宋体" w:hAnsi="宋体"/>
                <w:bCs/>
              </w:rPr>
            </w:pPr>
            <w:r>
              <w:rPr>
                <w:rFonts w:hint="eastAsia"/>
              </w:rPr>
              <w:t>宋体，五号，两端对齐，首行缩进</w:t>
            </w:r>
            <w:r>
              <w:rPr>
                <w:rFonts w:hint="eastAsia"/>
              </w:rPr>
              <w:t>2</w:t>
            </w:r>
            <w:r>
              <w:rPr>
                <w:rFonts w:hint="eastAsia"/>
              </w:rPr>
              <w:t>字符，</w:t>
            </w:r>
            <w:r>
              <w:rPr>
                <w:rFonts w:hint="eastAsia"/>
              </w:rPr>
              <w:t>1.2</w:t>
            </w:r>
            <w:r>
              <w:rPr>
                <w:rFonts w:hint="eastAsia"/>
              </w:rPr>
              <w:t>倍行距</w:t>
            </w:r>
          </w:p>
          <w:p w:rsidR="0062010F" w:rsidRPr="0002144E"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r w:rsidRPr="004232E2">
              <w:rPr>
                <w:rFonts w:hint="eastAsia"/>
              </w:rPr>
              <w:t xml:space="preserve">                                      </w:t>
            </w:r>
          </w:p>
        </w:tc>
      </w:tr>
      <w:tr w:rsidR="0062010F" w:rsidRPr="004232E2" w:rsidTr="00311E4B">
        <w:trPr>
          <w:trHeight w:val="505"/>
        </w:trPr>
        <w:tc>
          <w:tcPr>
            <w:tcW w:w="1548" w:type="dxa"/>
          </w:tcPr>
          <w:p w:rsidR="0062010F" w:rsidRPr="004232E2" w:rsidRDefault="0062010F" w:rsidP="00311E4B">
            <w:pPr>
              <w:spacing w:line="480" w:lineRule="auto"/>
            </w:pPr>
            <w:r w:rsidRPr="004232E2">
              <w:rPr>
                <w:rFonts w:hint="eastAsia"/>
              </w:rPr>
              <w:t>指导教师签字</w:t>
            </w:r>
          </w:p>
        </w:tc>
        <w:tc>
          <w:tcPr>
            <w:tcW w:w="2530" w:type="dxa"/>
            <w:gridSpan w:val="2"/>
          </w:tcPr>
          <w:p w:rsidR="0062010F" w:rsidRPr="004232E2" w:rsidRDefault="0062010F" w:rsidP="00311E4B">
            <w:pPr>
              <w:spacing w:line="480" w:lineRule="auto"/>
            </w:pPr>
          </w:p>
        </w:tc>
        <w:tc>
          <w:tcPr>
            <w:tcW w:w="1430" w:type="dxa"/>
            <w:gridSpan w:val="2"/>
            <w:vAlign w:val="center"/>
          </w:tcPr>
          <w:p w:rsidR="0062010F" w:rsidRPr="004232E2" w:rsidRDefault="0062010F" w:rsidP="00311E4B">
            <w:pPr>
              <w:spacing w:line="360" w:lineRule="atLeast"/>
              <w:jc w:val="center"/>
            </w:pPr>
            <w:r w:rsidRPr="004232E2">
              <w:rPr>
                <w:rFonts w:hint="eastAsia"/>
              </w:rPr>
              <w:t>日期</w:t>
            </w:r>
          </w:p>
        </w:tc>
        <w:tc>
          <w:tcPr>
            <w:tcW w:w="3780" w:type="dxa"/>
            <w:gridSpan w:val="3"/>
          </w:tcPr>
          <w:p w:rsidR="0062010F" w:rsidRPr="004232E2" w:rsidRDefault="0062010F" w:rsidP="00311E4B">
            <w:pPr>
              <w:spacing w:line="480" w:lineRule="auto"/>
            </w:pPr>
            <w:r w:rsidRPr="004232E2">
              <w:rPr>
                <w:rFonts w:hint="eastAsia"/>
              </w:rPr>
              <w:t xml:space="preserve">        </w:t>
            </w:r>
            <w:r w:rsidRPr="004232E2">
              <w:rPr>
                <w:rFonts w:hint="eastAsia"/>
              </w:rPr>
              <w:t>年</w:t>
            </w:r>
            <w:r w:rsidRPr="004232E2">
              <w:rPr>
                <w:rFonts w:hint="eastAsia"/>
              </w:rPr>
              <w:t xml:space="preserve">   </w:t>
            </w:r>
            <w:r w:rsidRPr="004232E2">
              <w:rPr>
                <w:rFonts w:hint="eastAsia"/>
              </w:rPr>
              <w:t>月</w:t>
            </w:r>
            <w:r w:rsidRPr="004232E2">
              <w:rPr>
                <w:rFonts w:hint="eastAsia"/>
              </w:rPr>
              <w:t xml:space="preserve">   </w:t>
            </w:r>
            <w:r w:rsidRPr="004232E2">
              <w:rPr>
                <w:rFonts w:hint="eastAsia"/>
              </w:rPr>
              <w:t>日</w:t>
            </w:r>
          </w:p>
        </w:tc>
      </w:tr>
    </w:tbl>
    <w:p w:rsidR="0062010F" w:rsidRPr="004232E2" w:rsidRDefault="0062010F" w:rsidP="0062010F">
      <w:pPr>
        <w:spacing w:line="0" w:lineRule="atLeast"/>
        <w:rPr>
          <w:bCs/>
        </w:rPr>
      </w:pPr>
      <w:r w:rsidRPr="004232E2">
        <w:rPr>
          <w:rFonts w:hint="eastAsia"/>
          <w:bCs/>
        </w:rPr>
        <w:t>注：每</w:t>
      </w:r>
      <w:r w:rsidRPr="004232E2">
        <w:rPr>
          <w:rFonts w:hint="eastAsia"/>
          <w:bCs/>
        </w:rPr>
        <w:t>2</w:t>
      </w:r>
      <w:r w:rsidRPr="004232E2">
        <w:rPr>
          <w:rFonts w:hint="eastAsia"/>
          <w:bCs/>
        </w:rPr>
        <w:t>周</w:t>
      </w:r>
      <w:r>
        <w:rPr>
          <w:rFonts w:hint="eastAsia"/>
          <w:bCs/>
        </w:rPr>
        <w:t>指导</w:t>
      </w:r>
      <w:r w:rsidRPr="004232E2">
        <w:rPr>
          <w:rFonts w:hint="eastAsia"/>
          <w:bCs/>
        </w:rPr>
        <w:t>内容记录在一个表格中，双面打印。</w:t>
      </w:r>
    </w:p>
    <w:p w:rsidR="0062010F" w:rsidRPr="002D2F68" w:rsidRDefault="0062010F" w:rsidP="0062010F">
      <w:pPr>
        <w:spacing w:line="400" w:lineRule="exact"/>
        <w:jc w:val="center"/>
        <w:rPr>
          <w:rFonts w:ascii="宋体" w:hAnsi="宋体"/>
          <w:b/>
          <w:sz w:val="30"/>
          <w:szCs w:val="30"/>
        </w:rPr>
      </w:pPr>
    </w:p>
    <w:p w:rsidR="0062010F" w:rsidRDefault="0062010F" w:rsidP="0062010F">
      <w:pPr>
        <w:autoSpaceDE w:val="0"/>
        <w:autoSpaceDN w:val="0"/>
        <w:adjustRightInd w:val="0"/>
        <w:spacing w:line="288" w:lineRule="auto"/>
        <w:rPr>
          <w:rFonts w:ascii="宋体" w:eastAsia="宋体" w:hAnsi="宋体"/>
          <w:bCs/>
          <w:sz w:val="24"/>
          <w:szCs w:val="24"/>
        </w:rPr>
      </w:pPr>
    </w:p>
    <w:p w:rsidR="0062010F" w:rsidRPr="004232E2" w:rsidRDefault="0062010F" w:rsidP="0062010F">
      <w:pPr>
        <w:jc w:val="center"/>
        <w:rPr>
          <w:b/>
          <w:sz w:val="30"/>
          <w:szCs w:val="30"/>
        </w:rPr>
      </w:pPr>
      <w:r w:rsidRPr="004232E2">
        <w:rPr>
          <w:rFonts w:hint="eastAsia"/>
          <w:b/>
          <w:sz w:val="30"/>
          <w:szCs w:val="30"/>
        </w:rPr>
        <w:t>北</w:t>
      </w:r>
      <w:r w:rsidRPr="004232E2">
        <w:rPr>
          <w:rFonts w:hint="eastAsia"/>
          <w:b/>
          <w:sz w:val="30"/>
          <w:szCs w:val="30"/>
        </w:rPr>
        <w:t xml:space="preserve"> </w:t>
      </w:r>
      <w:r w:rsidRPr="004232E2">
        <w:rPr>
          <w:rFonts w:hint="eastAsia"/>
          <w:b/>
          <w:sz w:val="30"/>
          <w:szCs w:val="30"/>
        </w:rPr>
        <w:t>京</w:t>
      </w:r>
      <w:r w:rsidRPr="004232E2">
        <w:rPr>
          <w:rFonts w:hint="eastAsia"/>
          <w:b/>
          <w:sz w:val="30"/>
          <w:szCs w:val="30"/>
        </w:rPr>
        <w:t xml:space="preserve"> </w:t>
      </w:r>
      <w:r w:rsidRPr="004232E2">
        <w:rPr>
          <w:rFonts w:hint="eastAsia"/>
          <w:b/>
          <w:sz w:val="30"/>
          <w:szCs w:val="30"/>
        </w:rPr>
        <w:t>邮</w:t>
      </w:r>
      <w:r w:rsidRPr="004232E2">
        <w:rPr>
          <w:rFonts w:hint="eastAsia"/>
          <w:b/>
          <w:sz w:val="30"/>
          <w:szCs w:val="30"/>
        </w:rPr>
        <w:t xml:space="preserve"> </w:t>
      </w:r>
      <w:r w:rsidRPr="004232E2">
        <w:rPr>
          <w:rFonts w:hint="eastAsia"/>
          <w:b/>
          <w:sz w:val="30"/>
          <w:szCs w:val="30"/>
        </w:rPr>
        <w:t>电</w:t>
      </w:r>
      <w:r w:rsidRPr="004232E2">
        <w:rPr>
          <w:rFonts w:hint="eastAsia"/>
          <w:b/>
          <w:sz w:val="30"/>
          <w:szCs w:val="30"/>
        </w:rPr>
        <w:t xml:space="preserve"> </w:t>
      </w:r>
      <w:r w:rsidRPr="004232E2">
        <w:rPr>
          <w:rFonts w:hint="eastAsia"/>
          <w:b/>
          <w:sz w:val="30"/>
          <w:szCs w:val="30"/>
        </w:rPr>
        <w:t>大</w:t>
      </w:r>
      <w:r w:rsidRPr="004232E2">
        <w:rPr>
          <w:rFonts w:hint="eastAsia"/>
          <w:b/>
          <w:sz w:val="30"/>
          <w:szCs w:val="30"/>
        </w:rPr>
        <w:t xml:space="preserve"> </w:t>
      </w:r>
      <w:r w:rsidRPr="004232E2">
        <w:rPr>
          <w:rFonts w:hint="eastAsia"/>
          <w:b/>
          <w:sz w:val="30"/>
          <w:szCs w:val="30"/>
        </w:rPr>
        <w:t>学</w:t>
      </w:r>
    </w:p>
    <w:p w:rsidR="0062010F" w:rsidRPr="004232E2" w:rsidRDefault="0062010F" w:rsidP="0062010F">
      <w:pPr>
        <w:spacing w:line="400" w:lineRule="exact"/>
        <w:jc w:val="center"/>
        <w:rPr>
          <w:b/>
          <w:bCs/>
          <w:sz w:val="30"/>
          <w:szCs w:val="30"/>
        </w:rPr>
      </w:pPr>
      <w:r>
        <w:rPr>
          <w:rFonts w:hint="eastAsia"/>
          <w:b/>
          <w:sz w:val="30"/>
          <w:szCs w:val="30"/>
        </w:rPr>
        <w:t>教师</w:t>
      </w:r>
      <w:r>
        <w:rPr>
          <w:b/>
          <w:sz w:val="30"/>
          <w:szCs w:val="30"/>
        </w:rPr>
        <w:t>指导</w:t>
      </w:r>
      <w:r w:rsidRPr="004232E2">
        <w:rPr>
          <w:rFonts w:hint="eastAsia"/>
          <w:b/>
          <w:sz w:val="30"/>
          <w:szCs w:val="30"/>
        </w:rPr>
        <w:t>本科毕业设计（论文）</w:t>
      </w:r>
      <w:r>
        <w:rPr>
          <w:rFonts w:hint="eastAsia"/>
          <w:b/>
          <w:sz w:val="30"/>
          <w:szCs w:val="30"/>
        </w:rPr>
        <w:t>记录表</w:t>
      </w:r>
      <w:r w:rsidRPr="004232E2">
        <w:rPr>
          <w:rFonts w:hint="eastAsia"/>
          <w:b/>
          <w:bCs/>
        </w:rPr>
        <w:t xml:space="preserve">          </w:t>
      </w:r>
    </w:p>
    <w:tbl>
      <w:tblPr>
        <w:tblW w:w="92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48"/>
        <w:gridCol w:w="1980"/>
        <w:gridCol w:w="550"/>
        <w:gridCol w:w="566"/>
        <w:gridCol w:w="864"/>
        <w:gridCol w:w="1440"/>
        <w:gridCol w:w="1260"/>
        <w:gridCol w:w="1080"/>
      </w:tblGrid>
      <w:tr w:rsidR="0062010F" w:rsidRPr="004232E2" w:rsidTr="00311E4B">
        <w:trPr>
          <w:trHeight w:val="353"/>
        </w:trPr>
        <w:tc>
          <w:tcPr>
            <w:tcW w:w="1548" w:type="dxa"/>
            <w:tcBorders>
              <w:bottom w:val="single" w:sz="4" w:space="0" w:color="auto"/>
            </w:tcBorders>
            <w:vAlign w:val="center"/>
          </w:tcPr>
          <w:p w:rsidR="0062010F" w:rsidRPr="004232E2" w:rsidRDefault="0062010F" w:rsidP="00311E4B">
            <w:pPr>
              <w:jc w:val="center"/>
            </w:pPr>
            <w:r w:rsidRPr="004232E2">
              <w:rPr>
                <w:rFonts w:hint="eastAsia"/>
              </w:rPr>
              <w:t>学院</w:t>
            </w:r>
          </w:p>
        </w:tc>
        <w:tc>
          <w:tcPr>
            <w:tcW w:w="1980" w:type="dxa"/>
            <w:tcBorders>
              <w:bottom w:val="single" w:sz="4" w:space="0" w:color="auto"/>
            </w:tcBorders>
            <w:vAlign w:val="center"/>
          </w:tcPr>
          <w:p w:rsidR="0062010F" w:rsidRPr="004232E2" w:rsidRDefault="00A87211" w:rsidP="00311E4B">
            <w:pPr>
              <w:jc w:val="center"/>
            </w:pPr>
            <w:r>
              <w:rPr>
                <w:rFonts w:hint="eastAsia"/>
              </w:rPr>
              <w:t>宋体，五号，居中</w:t>
            </w:r>
          </w:p>
        </w:tc>
        <w:tc>
          <w:tcPr>
            <w:tcW w:w="1116" w:type="dxa"/>
            <w:gridSpan w:val="2"/>
            <w:tcBorders>
              <w:bottom w:val="single" w:sz="4" w:space="0" w:color="auto"/>
            </w:tcBorders>
            <w:vAlign w:val="center"/>
          </w:tcPr>
          <w:p w:rsidR="0062010F" w:rsidRPr="004232E2" w:rsidRDefault="0062010F" w:rsidP="00311E4B">
            <w:pPr>
              <w:ind w:left="17"/>
              <w:jc w:val="center"/>
            </w:pPr>
            <w:r w:rsidRPr="004232E2">
              <w:rPr>
                <w:rFonts w:hint="eastAsia"/>
              </w:rPr>
              <w:t>专业</w:t>
            </w:r>
          </w:p>
        </w:tc>
        <w:tc>
          <w:tcPr>
            <w:tcW w:w="2304" w:type="dxa"/>
            <w:gridSpan w:val="2"/>
            <w:tcBorders>
              <w:bottom w:val="single" w:sz="4" w:space="0" w:color="auto"/>
            </w:tcBorders>
            <w:vAlign w:val="center"/>
          </w:tcPr>
          <w:p w:rsidR="0062010F" w:rsidRPr="004232E2" w:rsidRDefault="00A87211" w:rsidP="00311E4B">
            <w:pPr>
              <w:jc w:val="center"/>
            </w:pPr>
            <w:r>
              <w:rPr>
                <w:rFonts w:hint="eastAsia"/>
              </w:rPr>
              <w:t>宋体，五号，居中</w:t>
            </w:r>
          </w:p>
        </w:tc>
        <w:tc>
          <w:tcPr>
            <w:tcW w:w="1260" w:type="dxa"/>
            <w:tcBorders>
              <w:bottom w:val="single" w:sz="4" w:space="0" w:color="auto"/>
            </w:tcBorders>
            <w:vAlign w:val="center"/>
          </w:tcPr>
          <w:p w:rsidR="0062010F" w:rsidRPr="004232E2" w:rsidRDefault="0062010F" w:rsidP="00311E4B">
            <w:pPr>
              <w:jc w:val="center"/>
            </w:pPr>
            <w:r w:rsidRPr="004232E2">
              <w:rPr>
                <w:rFonts w:hint="eastAsia"/>
              </w:rPr>
              <w:t>班级</w:t>
            </w:r>
          </w:p>
        </w:tc>
        <w:tc>
          <w:tcPr>
            <w:tcW w:w="1080" w:type="dxa"/>
            <w:tcBorders>
              <w:bottom w:val="single" w:sz="4" w:space="0" w:color="auto"/>
            </w:tcBorders>
            <w:vAlign w:val="center"/>
          </w:tcPr>
          <w:p w:rsidR="0062010F" w:rsidRPr="004232E2" w:rsidRDefault="00A87211" w:rsidP="00311E4B">
            <w:pPr>
              <w:jc w:val="center"/>
            </w:pPr>
            <w:r>
              <w:rPr>
                <w:rFonts w:hint="eastAsia"/>
              </w:rPr>
              <w:t>宋体，五号，居中</w:t>
            </w:r>
          </w:p>
        </w:tc>
      </w:tr>
      <w:tr w:rsidR="0062010F" w:rsidRPr="004232E2" w:rsidTr="00311E4B">
        <w:trPr>
          <w:trHeight w:val="353"/>
        </w:trPr>
        <w:tc>
          <w:tcPr>
            <w:tcW w:w="1548" w:type="dxa"/>
            <w:tcBorders>
              <w:bottom w:val="single" w:sz="4" w:space="0" w:color="auto"/>
            </w:tcBorders>
            <w:vAlign w:val="center"/>
          </w:tcPr>
          <w:p w:rsidR="0062010F" w:rsidRPr="004232E2" w:rsidRDefault="0062010F" w:rsidP="00311E4B">
            <w:pPr>
              <w:spacing w:line="360" w:lineRule="auto"/>
              <w:jc w:val="center"/>
            </w:pPr>
            <w:r w:rsidRPr="004232E2">
              <w:rPr>
                <w:rFonts w:hint="eastAsia"/>
              </w:rPr>
              <w:t>学生姓名</w:t>
            </w:r>
          </w:p>
        </w:tc>
        <w:tc>
          <w:tcPr>
            <w:tcW w:w="1980" w:type="dxa"/>
            <w:tcBorders>
              <w:bottom w:val="single" w:sz="4" w:space="0" w:color="auto"/>
            </w:tcBorders>
            <w:vAlign w:val="center"/>
          </w:tcPr>
          <w:p w:rsidR="0062010F" w:rsidRPr="004232E2" w:rsidRDefault="00A87211" w:rsidP="00311E4B">
            <w:pPr>
              <w:spacing w:line="360" w:lineRule="auto"/>
              <w:jc w:val="center"/>
            </w:pPr>
            <w:r>
              <w:rPr>
                <w:rFonts w:hint="eastAsia"/>
              </w:rPr>
              <w:t>宋体，五号，居中</w:t>
            </w:r>
          </w:p>
        </w:tc>
        <w:tc>
          <w:tcPr>
            <w:tcW w:w="1116" w:type="dxa"/>
            <w:gridSpan w:val="2"/>
            <w:tcBorders>
              <w:bottom w:val="single" w:sz="4" w:space="0" w:color="auto"/>
            </w:tcBorders>
            <w:vAlign w:val="center"/>
          </w:tcPr>
          <w:p w:rsidR="0062010F" w:rsidRPr="004232E2" w:rsidRDefault="0062010F" w:rsidP="00311E4B">
            <w:pPr>
              <w:spacing w:line="360" w:lineRule="auto"/>
              <w:jc w:val="center"/>
            </w:pPr>
            <w:r w:rsidRPr="004232E2">
              <w:rPr>
                <w:rFonts w:hint="eastAsia"/>
              </w:rPr>
              <w:t>学号</w:t>
            </w:r>
          </w:p>
        </w:tc>
        <w:tc>
          <w:tcPr>
            <w:tcW w:w="2304" w:type="dxa"/>
            <w:gridSpan w:val="2"/>
            <w:tcBorders>
              <w:bottom w:val="single" w:sz="4" w:space="0" w:color="auto"/>
            </w:tcBorders>
            <w:vAlign w:val="center"/>
          </w:tcPr>
          <w:p w:rsidR="0062010F" w:rsidRPr="004232E2" w:rsidRDefault="00A87211" w:rsidP="00311E4B">
            <w:pPr>
              <w:spacing w:line="360" w:lineRule="auto"/>
              <w:ind w:left="30"/>
              <w:jc w:val="center"/>
            </w:pPr>
            <w:r>
              <w:rPr>
                <w:rFonts w:hint="eastAsia"/>
              </w:rPr>
              <w:t>宋体，五号，居中</w:t>
            </w:r>
          </w:p>
        </w:tc>
        <w:tc>
          <w:tcPr>
            <w:tcW w:w="1260" w:type="dxa"/>
            <w:tcBorders>
              <w:bottom w:val="single" w:sz="4" w:space="0" w:color="auto"/>
            </w:tcBorders>
            <w:vAlign w:val="center"/>
          </w:tcPr>
          <w:p w:rsidR="0062010F" w:rsidRPr="004232E2" w:rsidRDefault="0062010F" w:rsidP="00311E4B">
            <w:pPr>
              <w:spacing w:line="360" w:lineRule="auto"/>
              <w:jc w:val="center"/>
            </w:pPr>
            <w:r w:rsidRPr="004232E2">
              <w:rPr>
                <w:rFonts w:hint="eastAsia"/>
              </w:rPr>
              <w:t>班内序号</w:t>
            </w:r>
          </w:p>
        </w:tc>
        <w:tc>
          <w:tcPr>
            <w:tcW w:w="1080" w:type="dxa"/>
            <w:tcBorders>
              <w:bottom w:val="single" w:sz="4" w:space="0" w:color="auto"/>
            </w:tcBorders>
            <w:vAlign w:val="center"/>
          </w:tcPr>
          <w:p w:rsidR="0062010F" w:rsidRPr="004232E2" w:rsidRDefault="00A87211" w:rsidP="00311E4B">
            <w:pPr>
              <w:spacing w:line="360" w:lineRule="auto"/>
              <w:jc w:val="center"/>
            </w:pPr>
            <w:r>
              <w:rPr>
                <w:rFonts w:hint="eastAsia"/>
              </w:rPr>
              <w:t>宋体，五号，居中</w:t>
            </w:r>
          </w:p>
        </w:tc>
      </w:tr>
      <w:tr w:rsidR="0062010F" w:rsidRPr="004232E2" w:rsidTr="00311E4B">
        <w:trPr>
          <w:trHeight w:val="353"/>
        </w:trPr>
        <w:tc>
          <w:tcPr>
            <w:tcW w:w="1548" w:type="dxa"/>
            <w:tcBorders>
              <w:bottom w:val="single" w:sz="4" w:space="0" w:color="auto"/>
            </w:tcBorders>
            <w:vAlign w:val="center"/>
          </w:tcPr>
          <w:p w:rsidR="0062010F" w:rsidRPr="004232E2" w:rsidRDefault="0062010F" w:rsidP="00311E4B">
            <w:pPr>
              <w:spacing w:line="360" w:lineRule="auto"/>
              <w:jc w:val="center"/>
            </w:pPr>
            <w:r w:rsidRPr="004232E2">
              <w:rPr>
                <w:rFonts w:hint="eastAsia"/>
              </w:rPr>
              <w:t>指导教师姓名</w:t>
            </w:r>
          </w:p>
        </w:tc>
        <w:tc>
          <w:tcPr>
            <w:tcW w:w="1980" w:type="dxa"/>
            <w:tcBorders>
              <w:bottom w:val="single" w:sz="4" w:space="0" w:color="auto"/>
            </w:tcBorders>
            <w:vAlign w:val="center"/>
          </w:tcPr>
          <w:p w:rsidR="0062010F" w:rsidRPr="004232E2" w:rsidRDefault="00A87211" w:rsidP="00311E4B">
            <w:pPr>
              <w:spacing w:line="360" w:lineRule="auto"/>
              <w:jc w:val="center"/>
            </w:pPr>
            <w:r>
              <w:rPr>
                <w:rFonts w:hint="eastAsia"/>
              </w:rPr>
              <w:t>宋体，五号，居中</w:t>
            </w:r>
          </w:p>
        </w:tc>
        <w:tc>
          <w:tcPr>
            <w:tcW w:w="1116" w:type="dxa"/>
            <w:gridSpan w:val="2"/>
            <w:tcBorders>
              <w:bottom w:val="single" w:sz="4" w:space="0" w:color="auto"/>
            </w:tcBorders>
            <w:vAlign w:val="center"/>
          </w:tcPr>
          <w:p w:rsidR="0062010F" w:rsidRPr="004232E2" w:rsidRDefault="0062010F" w:rsidP="00311E4B">
            <w:pPr>
              <w:spacing w:line="360" w:lineRule="auto"/>
              <w:jc w:val="center"/>
            </w:pPr>
            <w:r w:rsidRPr="004232E2">
              <w:rPr>
                <w:rFonts w:hint="eastAsia"/>
              </w:rPr>
              <w:t>职称</w:t>
            </w:r>
          </w:p>
        </w:tc>
        <w:tc>
          <w:tcPr>
            <w:tcW w:w="4644" w:type="dxa"/>
            <w:gridSpan w:val="4"/>
            <w:tcBorders>
              <w:bottom w:val="single" w:sz="4" w:space="0" w:color="auto"/>
            </w:tcBorders>
            <w:vAlign w:val="center"/>
          </w:tcPr>
          <w:p w:rsidR="0062010F" w:rsidRPr="004232E2" w:rsidRDefault="00A87211" w:rsidP="00311E4B">
            <w:pPr>
              <w:spacing w:line="360" w:lineRule="auto"/>
              <w:jc w:val="center"/>
            </w:pPr>
            <w:r>
              <w:rPr>
                <w:rFonts w:hint="eastAsia"/>
              </w:rPr>
              <w:t>宋体，五号，居中</w:t>
            </w:r>
          </w:p>
        </w:tc>
      </w:tr>
      <w:tr w:rsidR="0062010F" w:rsidRPr="004232E2" w:rsidTr="00A87211">
        <w:trPr>
          <w:trHeight w:val="3675"/>
        </w:trPr>
        <w:tc>
          <w:tcPr>
            <w:tcW w:w="9288" w:type="dxa"/>
            <w:gridSpan w:val="8"/>
            <w:tcBorders>
              <w:top w:val="single" w:sz="4" w:space="0" w:color="auto"/>
            </w:tcBorders>
          </w:tcPr>
          <w:p w:rsidR="0062010F" w:rsidRPr="004232E2" w:rsidRDefault="0062010F" w:rsidP="00311E4B">
            <w:pPr>
              <w:spacing w:line="360" w:lineRule="atLeast"/>
            </w:pPr>
            <w:r w:rsidRPr="004232E2">
              <w:rPr>
                <w:rFonts w:hint="eastAsia"/>
              </w:rPr>
              <w:t>第</w:t>
            </w:r>
            <w:r>
              <w:rPr>
                <w:rFonts w:hint="eastAsia"/>
              </w:rPr>
              <w:t>9</w:t>
            </w:r>
            <w:r w:rsidRPr="004232E2">
              <w:rPr>
                <w:rFonts w:hint="eastAsia"/>
              </w:rPr>
              <w:t>－</w:t>
            </w:r>
            <w:r>
              <w:rPr>
                <w:rFonts w:hint="eastAsia"/>
              </w:rPr>
              <w:t>10</w:t>
            </w:r>
            <w:r w:rsidRPr="004232E2">
              <w:rPr>
                <w:rFonts w:hint="eastAsia"/>
              </w:rPr>
              <w:t>周记录：</w:t>
            </w:r>
            <w:r w:rsidRPr="004232E2">
              <w:rPr>
                <w:rFonts w:hint="eastAsia"/>
              </w:rPr>
              <w:t xml:space="preserve">        </w:t>
            </w:r>
            <w:r>
              <w:rPr>
                <w:rFonts w:hint="eastAsia"/>
              </w:rPr>
              <w:t>(</w:t>
            </w:r>
            <w:r>
              <w:rPr>
                <w:rFonts w:hint="eastAsia"/>
              </w:rPr>
              <w:t>具体要求至少</w:t>
            </w:r>
            <w:r>
              <w:rPr>
                <w:rFonts w:hint="eastAsia"/>
              </w:rPr>
              <w:t>3-4</w:t>
            </w:r>
            <w:r>
              <w:rPr>
                <w:rFonts w:hint="eastAsia"/>
              </w:rPr>
              <w:t>句详细工作，不能只写一句话。</w:t>
            </w:r>
            <w:r>
              <w:rPr>
                <w:rFonts w:hint="eastAsia"/>
              </w:rPr>
              <w:t>)</w:t>
            </w:r>
            <w:r w:rsidRPr="004232E2">
              <w:rPr>
                <w:rFonts w:hint="eastAsia"/>
              </w:rPr>
              <w:t xml:space="preserve">   </w:t>
            </w:r>
          </w:p>
          <w:p w:rsidR="0062010F" w:rsidRPr="004232E2" w:rsidRDefault="0062010F" w:rsidP="00311E4B">
            <w:pPr>
              <w:spacing w:line="360" w:lineRule="atLeast"/>
            </w:pPr>
          </w:p>
          <w:p w:rsidR="0002144E" w:rsidRPr="00982079" w:rsidRDefault="0002144E" w:rsidP="0002144E">
            <w:pPr>
              <w:rPr>
                <w:rFonts w:ascii="宋体" w:hAnsi="宋体"/>
                <w:bCs/>
              </w:rPr>
            </w:pPr>
            <w:r>
              <w:rPr>
                <w:rFonts w:hint="eastAsia"/>
              </w:rPr>
              <w:t>宋体，五号，两端对齐，首行缩进</w:t>
            </w:r>
            <w:r>
              <w:rPr>
                <w:rFonts w:hint="eastAsia"/>
              </w:rPr>
              <w:t>2</w:t>
            </w:r>
            <w:r>
              <w:rPr>
                <w:rFonts w:hint="eastAsia"/>
              </w:rPr>
              <w:t>字符，</w:t>
            </w:r>
            <w:r>
              <w:rPr>
                <w:rFonts w:hint="eastAsia"/>
              </w:rPr>
              <w:t>1.2</w:t>
            </w:r>
            <w:r>
              <w:rPr>
                <w:rFonts w:hint="eastAsia"/>
              </w:rPr>
              <w:t>倍行距</w:t>
            </w:r>
          </w:p>
          <w:p w:rsidR="0062010F" w:rsidRPr="0002144E"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r w:rsidRPr="004232E2">
              <w:rPr>
                <w:rFonts w:hint="eastAsia"/>
              </w:rPr>
              <w:t xml:space="preserve">                                      </w:t>
            </w:r>
          </w:p>
        </w:tc>
      </w:tr>
      <w:tr w:rsidR="0062010F" w:rsidRPr="004232E2" w:rsidTr="00311E4B">
        <w:trPr>
          <w:trHeight w:val="457"/>
        </w:trPr>
        <w:tc>
          <w:tcPr>
            <w:tcW w:w="1548" w:type="dxa"/>
          </w:tcPr>
          <w:p w:rsidR="0062010F" w:rsidRPr="004232E2" w:rsidRDefault="0062010F" w:rsidP="00311E4B">
            <w:pPr>
              <w:spacing w:line="480" w:lineRule="auto"/>
            </w:pPr>
            <w:r w:rsidRPr="004232E2">
              <w:rPr>
                <w:rFonts w:hint="eastAsia"/>
              </w:rPr>
              <w:t>指导教师签字</w:t>
            </w:r>
          </w:p>
        </w:tc>
        <w:tc>
          <w:tcPr>
            <w:tcW w:w="2530" w:type="dxa"/>
            <w:gridSpan w:val="2"/>
          </w:tcPr>
          <w:p w:rsidR="0062010F" w:rsidRPr="004232E2" w:rsidRDefault="0062010F" w:rsidP="00311E4B">
            <w:pPr>
              <w:spacing w:line="480" w:lineRule="auto"/>
            </w:pPr>
          </w:p>
        </w:tc>
        <w:tc>
          <w:tcPr>
            <w:tcW w:w="1430" w:type="dxa"/>
            <w:gridSpan w:val="2"/>
            <w:vAlign w:val="center"/>
          </w:tcPr>
          <w:p w:rsidR="0062010F" w:rsidRPr="004232E2" w:rsidRDefault="0062010F" w:rsidP="00311E4B">
            <w:pPr>
              <w:spacing w:line="360" w:lineRule="atLeast"/>
              <w:jc w:val="center"/>
            </w:pPr>
            <w:r w:rsidRPr="004232E2">
              <w:rPr>
                <w:rFonts w:hint="eastAsia"/>
              </w:rPr>
              <w:t>日期</w:t>
            </w:r>
          </w:p>
        </w:tc>
        <w:tc>
          <w:tcPr>
            <w:tcW w:w="3780" w:type="dxa"/>
            <w:gridSpan w:val="3"/>
          </w:tcPr>
          <w:p w:rsidR="0062010F" w:rsidRPr="004232E2" w:rsidRDefault="0062010F" w:rsidP="00311E4B">
            <w:pPr>
              <w:spacing w:line="480" w:lineRule="auto"/>
            </w:pPr>
            <w:r w:rsidRPr="004232E2">
              <w:rPr>
                <w:rFonts w:hint="eastAsia"/>
              </w:rPr>
              <w:t xml:space="preserve">        </w:t>
            </w:r>
            <w:r w:rsidRPr="004232E2">
              <w:rPr>
                <w:rFonts w:hint="eastAsia"/>
              </w:rPr>
              <w:t>年</w:t>
            </w:r>
            <w:r w:rsidRPr="004232E2">
              <w:rPr>
                <w:rFonts w:hint="eastAsia"/>
              </w:rPr>
              <w:t xml:space="preserve">   </w:t>
            </w:r>
            <w:r w:rsidRPr="004232E2">
              <w:rPr>
                <w:rFonts w:hint="eastAsia"/>
              </w:rPr>
              <w:t>月</w:t>
            </w:r>
            <w:r w:rsidRPr="004232E2">
              <w:rPr>
                <w:rFonts w:hint="eastAsia"/>
              </w:rPr>
              <w:t xml:space="preserve">   </w:t>
            </w:r>
            <w:r w:rsidRPr="004232E2">
              <w:rPr>
                <w:rFonts w:hint="eastAsia"/>
              </w:rPr>
              <w:t>日</w:t>
            </w:r>
          </w:p>
        </w:tc>
      </w:tr>
      <w:tr w:rsidR="0062010F" w:rsidRPr="004232E2" w:rsidTr="00311E4B">
        <w:trPr>
          <w:trHeight w:val="4324"/>
        </w:trPr>
        <w:tc>
          <w:tcPr>
            <w:tcW w:w="9288" w:type="dxa"/>
            <w:gridSpan w:val="8"/>
          </w:tcPr>
          <w:p w:rsidR="0062010F" w:rsidRPr="004232E2" w:rsidRDefault="0062010F" w:rsidP="00311E4B">
            <w:pPr>
              <w:spacing w:line="360" w:lineRule="atLeast"/>
            </w:pPr>
            <w:r w:rsidRPr="004232E2">
              <w:rPr>
                <w:rFonts w:hint="eastAsia"/>
              </w:rPr>
              <w:t>第</w:t>
            </w:r>
            <w:r>
              <w:t>11</w:t>
            </w:r>
            <w:r w:rsidRPr="004232E2">
              <w:rPr>
                <w:rFonts w:hint="eastAsia"/>
              </w:rPr>
              <w:t>－</w:t>
            </w:r>
            <w:r>
              <w:t>12</w:t>
            </w:r>
            <w:r w:rsidRPr="004232E2">
              <w:rPr>
                <w:rFonts w:hint="eastAsia"/>
              </w:rPr>
              <w:t>周记录：</w:t>
            </w:r>
            <w:r w:rsidRPr="004232E2">
              <w:rPr>
                <w:rFonts w:hint="eastAsia"/>
              </w:rPr>
              <w:t xml:space="preserve">           </w:t>
            </w:r>
          </w:p>
          <w:p w:rsidR="0062010F" w:rsidRPr="004232E2" w:rsidRDefault="0062010F" w:rsidP="00311E4B">
            <w:pPr>
              <w:spacing w:line="360" w:lineRule="atLeast"/>
            </w:pPr>
          </w:p>
          <w:p w:rsidR="0002144E" w:rsidRPr="00982079" w:rsidRDefault="0002144E" w:rsidP="0002144E">
            <w:pPr>
              <w:rPr>
                <w:rFonts w:ascii="宋体" w:hAnsi="宋体"/>
                <w:bCs/>
              </w:rPr>
            </w:pPr>
            <w:r>
              <w:rPr>
                <w:rFonts w:hint="eastAsia"/>
              </w:rPr>
              <w:t>宋体，五号，两端对齐，首行缩进</w:t>
            </w:r>
            <w:r>
              <w:rPr>
                <w:rFonts w:hint="eastAsia"/>
              </w:rPr>
              <w:t>2</w:t>
            </w:r>
            <w:r>
              <w:rPr>
                <w:rFonts w:hint="eastAsia"/>
              </w:rPr>
              <w:t>字符，</w:t>
            </w:r>
            <w:r>
              <w:rPr>
                <w:rFonts w:hint="eastAsia"/>
              </w:rPr>
              <w:t>1.2</w:t>
            </w:r>
            <w:r>
              <w:rPr>
                <w:rFonts w:hint="eastAsia"/>
              </w:rPr>
              <w:t>倍行距</w:t>
            </w:r>
          </w:p>
          <w:p w:rsidR="0062010F" w:rsidRPr="0002144E"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p>
          <w:p w:rsidR="0062010F" w:rsidRPr="004232E2" w:rsidRDefault="0062010F" w:rsidP="00311E4B">
            <w:pPr>
              <w:spacing w:line="360" w:lineRule="atLeast"/>
            </w:pPr>
            <w:r w:rsidRPr="004232E2">
              <w:rPr>
                <w:rFonts w:hint="eastAsia"/>
              </w:rPr>
              <w:t xml:space="preserve">                                      </w:t>
            </w:r>
          </w:p>
        </w:tc>
      </w:tr>
      <w:tr w:rsidR="0062010F" w:rsidRPr="004232E2" w:rsidTr="00311E4B">
        <w:trPr>
          <w:trHeight w:val="505"/>
        </w:trPr>
        <w:tc>
          <w:tcPr>
            <w:tcW w:w="1548" w:type="dxa"/>
          </w:tcPr>
          <w:p w:rsidR="0062010F" w:rsidRPr="004232E2" w:rsidRDefault="0062010F" w:rsidP="00311E4B">
            <w:pPr>
              <w:spacing w:line="480" w:lineRule="auto"/>
            </w:pPr>
            <w:r w:rsidRPr="004232E2">
              <w:rPr>
                <w:rFonts w:hint="eastAsia"/>
              </w:rPr>
              <w:t>指导教师签字</w:t>
            </w:r>
          </w:p>
        </w:tc>
        <w:tc>
          <w:tcPr>
            <w:tcW w:w="2530" w:type="dxa"/>
            <w:gridSpan w:val="2"/>
          </w:tcPr>
          <w:p w:rsidR="0062010F" w:rsidRPr="004232E2" w:rsidRDefault="0062010F" w:rsidP="00311E4B">
            <w:pPr>
              <w:spacing w:line="480" w:lineRule="auto"/>
            </w:pPr>
          </w:p>
        </w:tc>
        <w:tc>
          <w:tcPr>
            <w:tcW w:w="1430" w:type="dxa"/>
            <w:gridSpan w:val="2"/>
            <w:vAlign w:val="center"/>
          </w:tcPr>
          <w:p w:rsidR="0062010F" w:rsidRPr="004232E2" w:rsidRDefault="0062010F" w:rsidP="00311E4B">
            <w:pPr>
              <w:spacing w:line="360" w:lineRule="atLeast"/>
              <w:jc w:val="center"/>
            </w:pPr>
            <w:r w:rsidRPr="004232E2">
              <w:rPr>
                <w:rFonts w:hint="eastAsia"/>
              </w:rPr>
              <w:t>日期</w:t>
            </w:r>
          </w:p>
        </w:tc>
        <w:tc>
          <w:tcPr>
            <w:tcW w:w="3780" w:type="dxa"/>
            <w:gridSpan w:val="3"/>
          </w:tcPr>
          <w:p w:rsidR="0062010F" w:rsidRPr="004232E2" w:rsidRDefault="0062010F" w:rsidP="00311E4B">
            <w:pPr>
              <w:spacing w:line="480" w:lineRule="auto"/>
            </w:pPr>
            <w:r w:rsidRPr="004232E2">
              <w:rPr>
                <w:rFonts w:hint="eastAsia"/>
              </w:rPr>
              <w:t xml:space="preserve">        </w:t>
            </w:r>
            <w:r w:rsidRPr="004232E2">
              <w:rPr>
                <w:rFonts w:hint="eastAsia"/>
              </w:rPr>
              <w:t>年</w:t>
            </w:r>
            <w:r w:rsidRPr="004232E2">
              <w:rPr>
                <w:rFonts w:hint="eastAsia"/>
              </w:rPr>
              <w:t xml:space="preserve">   </w:t>
            </w:r>
            <w:r w:rsidRPr="004232E2">
              <w:rPr>
                <w:rFonts w:hint="eastAsia"/>
              </w:rPr>
              <w:t>月</w:t>
            </w:r>
            <w:r w:rsidRPr="004232E2">
              <w:rPr>
                <w:rFonts w:hint="eastAsia"/>
              </w:rPr>
              <w:t xml:space="preserve">   </w:t>
            </w:r>
            <w:r w:rsidRPr="004232E2">
              <w:rPr>
                <w:rFonts w:hint="eastAsia"/>
              </w:rPr>
              <w:t>日</w:t>
            </w:r>
          </w:p>
        </w:tc>
      </w:tr>
    </w:tbl>
    <w:p w:rsidR="0062010F" w:rsidRPr="004232E2" w:rsidRDefault="0062010F" w:rsidP="0062010F">
      <w:pPr>
        <w:spacing w:line="0" w:lineRule="atLeast"/>
        <w:rPr>
          <w:bCs/>
        </w:rPr>
      </w:pPr>
      <w:r w:rsidRPr="004232E2">
        <w:rPr>
          <w:rFonts w:hint="eastAsia"/>
          <w:bCs/>
        </w:rPr>
        <w:t>注：每</w:t>
      </w:r>
      <w:r w:rsidRPr="004232E2">
        <w:rPr>
          <w:rFonts w:hint="eastAsia"/>
          <w:bCs/>
        </w:rPr>
        <w:t>2</w:t>
      </w:r>
      <w:r w:rsidRPr="004232E2">
        <w:rPr>
          <w:rFonts w:hint="eastAsia"/>
          <w:bCs/>
        </w:rPr>
        <w:t>周</w:t>
      </w:r>
      <w:r>
        <w:rPr>
          <w:rFonts w:hint="eastAsia"/>
          <w:bCs/>
        </w:rPr>
        <w:t>指导</w:t>
      </w:r>
      <w:r w:rsidRPr="004232E2">
        <w:rPr>
          <w:rFonts w:hint="eastAsia"/>
          <w:bCs/>
        </w:rPr>
        <w:t>内容记录在一个表格中，双面打印。</w:t>
      </w:r>
    </w:p>
    <w:p w:rsidR="0062010F" w:rsidRPr="002D2F68" w:rsidRDefault="0062010F" w:rsidP="0062010F">
      <w:pPr>
        <w:spacing w:line="400" w:lineRule="exact"/>
        <w:jc w:val="center"/>
        <w:rPr>
          <w:rFonts w:ascii="宋体" w:hAnsi="宋体"/>
          <w:b/>
          <w:sz w:val="30"/>
          <w:szCs w:val="30"/>
        </w:rPr>
      </w:pPr>
    </w:p>
    <w:p w:rsidR="0062010F" w:rsidRDefault="0062010F" w:rsidP="0062010F">
      <w:pPr>
        <w:autoSpaceDE w:val="0"/>
        <w:autoSpaceDN w:val="0"/>
        <w:adjustRightInd w:val="0"/>
        <w:spacing w:line="288" w:lineRule="auto"/>
        <w:rPr>
          <w:rFonts w:ascii="宋体" w:eastAsia="宋体" w:hAnsi="宋体"/>
          <w:bCs/>
          <w:sz w:val="24"/>
          <w:szCs w:val="24"/>
        </w:rPr>
      </w:pPr>
    </w:p>
    <w:p w:rsidR="00407684" w:rsidRPr="004232E2" w:rsidRDefault="00407684" w:rsidP="00407684">
      <w:pPr>
        <w:jc w:val="center"/>
        <w:rPr>
          <w:b/>
          <w:sz w:val="30"/>
          <w:szCs w:val="30"/>
        </w:rPr>
      </w:pPr>
      <w:r w:rsidRPr="004232E2">
        <w:rPr>
          <w:rFonts w:hint="eastAsia"/>
          <w:b/>
          <w:sz w:val="30"/>
          <w:szCs w:val="30"/>
        </w:rPr>
        <w:t>北</w:t>
      </w:r>
      <w:r w:rsidRPr="004232E2">
        <w:rPr>
          <w:rFonts w:hint="eastAsia"/>
          <w:b/>
          <w:sz w:val="30"/>
          <w:szCs w:val="30"/>
        </w:rPr>
        <w:t xml:space="preserve"> </w:t>
      </w:r>
      <w:r w:rsidRPr="004232E2">
        <w:rPr>
          <w:rFonts w:hint="eastAsia"/>
          <w:b/>
          <w:sz w:val="30"/>
          <w:szCs w:val="30"/>
        </w:rPr>
        <w:t>京</w:t>
      </w:r>
      <w:r w:rsidRPr="004232E2">
        <w:rPr>
          <w:rFonts w:hint="eastAsia"/>
          <w:b/>
          <w:sz w:val="30"/>
          <w:szCs w:val="30"/>
        </w:rPr>
        <w:t xml:space="preserve"> </w:t>
      </w:r>
      <w:r w:rsidRPr="004232E2">
        <w:rPr>
          <w:rFonts w:hint="eastAsia"/>
          <w:b/>
          <w:sz w:val="30"/>
          <w:szCs w:val="30"/>
        </w:rPr>
        <w:t>邮</w:t>
      </w:r>
      <w:r w:rsidRPr="004232E2">
        <w:rPr>
          <w:rFonts w:hint="eastAsia"/>
          <w:b/>
          <w:sz w:val="30"/>
          <w:szCs w:val="30"/>
        </w:rPr>
        <w:t xml:space="preserve"> </w:t>
      </w:r>
      <w:r w:rsidRPr="004232E2">
        <w:rPr>
          <w:rFonts w:hint="eastAsia"/>
          <w:b/>
          <w:sz w:val="30"/>
          <w:szCs w:val="30"/>
        </w:rPr>
        <w:t>电</w:t>
      </w:r>
      <w:r w:rsidRPr="004232E2">
        <w:rPr>
          <w:rFonts w:hint="eastAsia"/>
          <w:b/>
          <w:sz w:val="30"/>
          <w:szCs w:val="30"/>
        </w:rPr>
        <w:t xml:space="preserve"> </w:t>
      </w:r>
      <w:r w:rsidRPr="004232E2">
        <w:rPr>
          <w:rFonts w:hint="eastAsia"/>
          <w:b/>
          <w:sz w:val="30"/>
          <w:szCs w:val="30"/>
        </w:rPr>
        <w:t>大</w:t>
      </w:r>
      <w:r w:rsidRPr="004232E2">
        <w:rPr>
          <w:rFonts w:hint="eastAsia"/>
          <w:b/>
          <w:sz w:val="30"/>
          <w:szCs w:val="30"/>
        </w:rPr>
        <w:t xml:space="preserve"> </w:t>
      </w:r>
      <w:r w:rsidRPr="004232E2">
        <w:rPr>
          <w:rFonts w:hint="eastAsia"/>
          <w:b/>
          <w:sz w:val="30"/>
          <w:szCs w:val="30"/>
        </w:rPr>
        <w:t>学</w:t>
      </w:r>
    </w:p>
    <w:p w:rsidR="00407684" w:rsidRPr="004232E2" w:rsidRDefault="00407684" w:rsidP="00407684">
      <w:pPr>
        <w:spacing w:line="400" w:lineRule="exact"/>
        <w:jc w:val="center"/>
        <w:rPr>
          <w:b/>
          <w:bCs/>
          <w:sz w:val="30"/>
          <w:szCs w:val="30"/>
        </w:rPr>
      </w:pPr>
      <w:r>
        <w:rPr>
          <w:rFonts w:hint="eastAsia"/>
          <w:b/>
          <w:sz w:val="30"/>
          <w:szCs w:val="30"/>
        </w:rPr>
        <w:lastRenderedPageBreak/>
        <w:t>教师</w:t>
      </w:r>
      <w:r>
        <w:rPr>
          <w:b/>
          <w:sz w:val="30"/>
          <w:szCs w:val="30"/>
        </w:rPr>
        <w:t>指导</w:t>
      </w:r>
      <w:r w:rsidRPr="004232E2">
        <w:rPr>
          <w:rFonts w:hint="eastAsia"/>
          <w:b/>
          <w:sz w:val="30"/>
          <w:szCs w:val="30"/>
        </w:rPr>
        <w:t>本科毕业设计（论文）</w:t>
      </w:r>
      <w:r>
        <w:rPr>
          <w:rFonts w:hint="eastAsia"/>
          <w:b/>
          <w:sz w:val="30"/>
          <w:szCs w:val="30"/>
        </w:rPr>
        <w:t>记录表</w:t>
      </w:r>
      <w:r w:rsidRPr="004232E2">
        <w:rPr>
          <w:rFonts w:hint="eastAsia"/>
          <w:b/>
          <w:bCs/>
        </w:rPr>
        <w:t xml:space="preserve">          </w:t>
      </w:r>
    </w:p>
    <w:tbl>
      <w:tblPr>
        <w:tblW w:w="928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1548"/>
        <w:gridCol w:w="1980"/>
        <w:gridCol w:w="550"/>
        <w:gridCol w:w="566"/>
        <w:gridCol w:w="864"/>
        <w:gridCol w:w="1440"/>
        <w:gridCol w:w="1260"/>
        <w:gridCol w:w="1080"/>
      </w:tblGrid>
      <w:tr w:rsidR="00407684" w:rsidRPr="004232E2" w:rsidTr="00311E4B">
        <w:trPr>
          <w:trHeight w:val="353"/>
        </w:trPr>
        <w:tc>
          <w:tcPr>
            <w:tcW w:w="1548" w:type="dxa"/>
            <w:tcBorders>
              <w:bottom w:val="single" w:sz="4" w:space="0" w:color="auto"/>
            </w:tcBorders>
            <w:vAlign w:val="center"/>
          </w:tcPr>
          <w:p w:rsidR="00407684" w:rsidRPr="004232E2" w:rsidRDefault="00407684" w:rsidP="00311E4B">
            <w:pPr>
              <w:jc w:val="center"/>
            </w:pPr>
            <w:r w:rsidRPr="004232E2">
              <w:rPr>
                <w:rFonts w:hint="eastAsia"/>
              </w:rPr>
              <w:t>学院</w:t>
            </w:r>
          </w:p>
        </w:tc>
        <w:tc>
          <w:tcPr>
            <w:tcW w:w="1980" w:type="dxa"/>
            <w:tcBorders>
              <w:bottom w:val="single" w:sz="4" w:space="0" w:color="auto"/>
            </w:tcBorders>
            <w:vAlign w:val="center"/>
          </w:tcPr>
          <w:p w:rsidR="00407684" w:rsidRPr="004232E2" w:rsidRDefault="00A87211" w:rsidP="00311E4B">
            <w:pPr>
              <w:jc w:val="center"/>
            </w:pPr>
            <w:r>
              <w:rPr>
                <w:rFonts w:hint="eastAsia"/>
              </w:rPr>
              <w:t>宋体，五号，居中</w:t>
            </w:r>
          </w:p>
        </w:tc>
        <w:tc>
          <w:tcPr>
            <w:tcW w:w="1116" w:type="dxa"/>
            <w:gridSpan w:val="2"/>
            <w:tcBorders>
              <w:bottom w:val="single" w:sz="4" w:space="0" w:color="auto"/>
            </w:tcBorders>
            <w:vAlign w:val="center"/>
          </w:tcPr>
          <w:p w:rsidR="00407684" w:rsidRPr="004232E2" w:rsidRDefault="00407684" w:rsidP="00311E4B">
            <w:pPr>
              <w:ind w:left="17"/>
              <w:jc w:val="center"/>
            </w:pPr>
            <w:r w:rsidRPr="004232E2">
              <w:rPr>
                <w:rFonts w:hint="eastAsia"/>
              </w:rPr>
              <w:t>专业</w:t>
            </w:r>
          </w:p>
        </w:tc>
        <w:tc>
          <w:tcPr>
            <w:tcW w:w="2304" w:type="dxa"/>
            <w:gridSpan w:val="2"/>
            <w:tcBorders>
              <w:bottom w:val="single" w:sz="4" w:space="0" w:color="auto"/>
            </w:tcBorders>
            <w:vAlign w:val="center"/>
          </w:tcPr>
          <w:p w:rsidR="00407684" w:rsidRPr="004232E2" w:rsidRDefault="00A87211" w:rsidP="00311E4B">
            <w:pPr>
              <w:jc w:val="center"/>
            </w:pPr>
            <w:r>
              <w:rPr>
                <w:rFonts w:hint="eastAsia"/>
              </w:rPr>
              <w:t>宋体，五号，居中</w:t>
            </w:r>
          </w:p>
        </w:tc>
        <w:tc>
          <w:tcPr>
            <w:tcW w:w="1260" w:type="dxa"/>
            <w:tcBorders>
              <w:bottom w:val="single" w:sz="4" w:space="0" w:color="auto"/>
            </w:tcBorders>
            <w:vAlign w:val="center"/>
          </w:tcPr>
          <w:p w:rsidR="00407684" w:rsidRPr="004232E2" w:rsidRDefault="00407684" w:rsidP="00311E4B">
            <w:pPr>
              <w:jc w:val="center"/>
            </w:pPr>
            <w:r w:rsidRPr="004232E2">
              <w:rPr>
                <w:rFonts w:hint="eastAsia"/>
              </w:rPr>
              <w:t>班级</w:t>
            </w:r>
          </w:p>
        </w:tc>
        <w:tc>
          <w:tcPr>
            <w:tcW w:w="1080" w:type="dxa"/>
            <w:tcBorders>
              <w:bottom w:val="single" w:sz="4" w:space="0" w:color="auto"/>
            </w:tcBorders>
            <w:vAlign w:val="center"/>
          </w:tcPr>
          <w:p w:rsidR="00407684" w:rsidRPr="004232E2" w:rsidRDefault="00A87211" w:rsidP="00311E4B">
            <w:pPr>
              <w:jc w:val="center"/>
            </w:pPr>
            <w:r>
              <w:rPr>
                <w:rFonts w:hint="eastAsia"/>
              </w:rPr>
              <w:t>宋体，五号，居中</w:t>
            </w:r>
          </w:p>
        </w:tc>
      </w:tr>
      <w:tr w:rsidR="00407684" w:rsidRPr="004232E2" w:rsidTr="00311E4B">
        <w:trPr>
          <w:trHeight w:val="353"/>
        </w:trPr>
        <w:tc>
          <w:tcPr>
            <w:tcW w:w="1548" w:type="dxa"/>
            <w:tcBorders>
              <w:bottom w:val="single" w:sz="4" w:space="0" w:color="auto"/>
            </w:tcBorders>
            <w:vAlign w:val="center"/>
          </w:tcPr>
          <w:p w:rsidR="00407684" w:rsidRPr="004232E2" w:rsidRDefault="00407684" w:rsidP="00311E4B">
            <w:pPr>
              <w:spacing w:line="360" w:lineRule="auto"/>
              <w:jc w:val="center"/>
            </w:pPr>
            <w:r w:rsidRPr="004232E2">
              <w:rPr>
                <w:rFonts w:hint="eastAsia"/>
              </w:rPr>
              <w:t>学生姓名</w:t>
            </w:r>
          </w:p>
        </w:tc>
        <w:tc>
          <w:tcPr>
            <w:tcW w:w="1980" w:type="dxa"/>
            <w:tcBorders>
              <w:bottom w:val="single" w:sz="4" w:space="0" w:color="auto"/>
            </w:tcBorders>
            <w:vAlign w:val="center"/>
          </w:tcPr>
          <w:p w:rsidR="00407684" w:rsidRPr="004232E2" w:rsidRDefault="00A87211" w:rsidP="00311E4B">
            <w:pPr>
              <w:spacing w:line="360" w:lineRule="auto"/>
              <w:jc w:val="center"/>
            </w:pPr>
            <w:r>
              <w:rPr>
                <w:rFonts w:hint="eastAsia"/>
              </w:rPr>
              <w:t>宋体，五号，居中</w:t>
            </w:r>
          </w:p>
        </w:tc>
        <w:tc>
          <w:tcPr>
            <w:tcW w:w="1116" w:type="dxa"/>
            <w:gridSpan w:val="2"/>
            <w:tcBorders>
              <w:bottom w:val="single" w:sz="4" w:space="0" w:color="auto"/>
            </w:tcBorders>
            <w:vAlign w:val="center"/>
          </w:tcPr>
          <w:p w:rsidR="00407684" w:rsidRPr="004232E2" w:rsidRDefault="00407684" w:rsidP="00311E4B">
            <w:pPr>
              <w:spacing w:line="360" w:lineRule="auto"/>
              <w:jc w:val="center"/>
            </w:pPr>
            <w:r w:rsidRPr="004232E2">
              <w:rPr>
                <w:rFonts w:hint="eastAsia"/>
              </w:rPr>
              <w:t>学号</w:t>
            </w:r>
          </w:p>
        </w:tc>
        <w:tc>
          <w:tcPr>
            <w:tcW w:w="2304" w:type="dxa"/>
            <w:gridSpan w:val="2"/>
            <w:tcBorders>
              <w:bottom w:val="single" w:sz="4" w:space="0" w:color="auto"/>
            </w:tcBorders>
            <w:vAlign w:val="center"/>
          </w:tcPr>
          <w:p w:rsidR="00407684" w:rsidRPr="004232E2" w:rsidRDefault="00A87211" w:rsidP="00311E4B">
            <w:pPr>
              <w:spacing w:line="360" w:lineRule="auto"/>
              <w:ind w:left="30"/>
              <w:jc w:val="center"/>
            </w:pPr>
            <w:r>
              <w:rPr>
                <w:rFonts w:hint="eastAsia"/>
              </w:rPr>
              <w:t>宋体，五号，居中</w:t>
            </w:r>
          </w:p>
        </w:tc>
        <w:tc>
          <w:tcPr>
            <w:tcW w:w="1260" w:type="dxa"/>
            <w:tcBorders>
              <w:bottom w:val="single" w:sz="4" w:space="0" w:color="auto"/>
            </w:tcBorders>
            <w:vAlign w:val="center"/>
          </w:tcPr>
          <w:p w:rsidR="00407684" w:rsidRPr="004232E2" w:rsidRDefault="00407684" w:rsidP="00311E4B">
            <w:pPr>
              <w:spacing w:line="360" w:lineRule="auto"/>
              <w:jc w:val="center"/>
            </w:pPr>
            <w:r w:rsidRPr="004232E2">
              <w:rPr>
                <w:rFonts w:hint="eastAsia"/>
              </w:rPr>
              <w:t>班内序号</w:t>
            </w:r>
          </w:p>
        </w:tc>
        <w:tc>
          <w:tcPr>
            <w:tcW w:w="1080" w:type="dxa"/>
            <w:tcBorders>
              <w:bottom w:val="single" w:sz="4" w:space="0" w:color="auto"/>
            </w:tcBorders>
            <w:vAlign w:val="center"/>
          </w:tcPr>
          <w:p w:rsidR="00407684" w:rsidRPr="004232E2" w:rsidRDefault="00A87211" w:rsidP="00311E4B">
            <w:pPr>
              <w:spacing w:line="360" w:lineRule="auto"/>
              <w:jc w:val="center"/>
            </w:pPr>
            <w:r>
              <w:rPr>
                <w:rFonts w:hint="eastAsia"/>
              </w:rPr>
              <w:t>宋体，五号，居中</w:t>
            </w:r>
          </w:p>
        </w:tc>
      </w:tr>
      <w:tr w:rsidR="00407684" w:rsidRPr="004232E2" w:rsidTr="00311E4B">
        <w:trPr>
          <w:trHeight w:val="353"/>
        </w:trPr>
        <w:tc>
          <w:tcPr>
            <w:tcW w:w="1548" w:type="dxa"/>
            <w:tcBorders>
              <w:bottom w:val="single" w:sz="4" w:space="0" w:color="auto"/>
            </w:tcBorders>
            <w:vAlign w:val="center"/>
          </w:tcPr>
          <w:p w:rsidR="00407684" w:rsidRPr="004232E2" w:rsidRDefault="00407684" w:rsidP="00311E4B">
            <w:pPr>
              <w:spacing w:line="360" w:lineRule="auto"/>
              <w:jc w:val="center"/>
            </w:pPr>
            <w:r w:rsidRPr="004232E2">
              <w:rPr>
                <w:rFonts w:hint="eastAsia"/>
              </w:rPr>
              <w:t>指导教师姓名</w:t>
            </w:r>
          </w:p>
        </w:tc>
        <w:tc>
          <w:tcPr>
            <w:tcW w:w="1980" w:type="dxa"/>
            <w:tcBorders>
              <w:bottom w:val="single" w:sz="4" w:space="0" w:color="auto"/>
            </w:tcBorders>
            <w:vAlign w:val="center"/>
          </w:tcPr>
          <w:p w:rsidR="00407684" w:rsidRPr="004232E2" w:rsidRDefault="00A87211" w:rsidP="00311E4B">
            <w:pPr>
              <w:spacing w:line="360" w:lineRule="auto"/>
              <w:jc w:val="center"/>
            </w:pPr>
            <w:r>
              <w:rPr>
                <w:rFonts w:hint="eastAsia"/>
              </w:rPr>
              <w:t>宋体，五号，居中</w:t>
            </w:r>
          </w:p>
        </w:tc>
        <w:tc>
          <w:tcPr>
            <w:tcW w:w="1116" w:type="dxa"/>
            <w:gridSpan w:val="2"/>
            <w:tcBorders>
              <w:bottom w:val="single" w:sz="4" w:space="0" w:color="auto"/>
            </w:tcBorders>
            <w:vAlign w:val="center"/>
          </w:tcPr>
          <w:p w:rsidR="00407684" w:rsidRPr="004232E2" w:rsidRDefault="00407684" w:rsidP="00311E4B">
            <w:pPr>
              <w:spacing w:line="360" w:lineRule="auto"/>
              <w:jc w:val="center"/>
            </w:pPr>
            <w:r w:rsidRPr="004232E2">
              <w:rPr>
                <w:rFonts w:hint="eastAsia"/>
              </w:rPr>
              <w:t>职称</w:t>
            </w:r>
          </w:p>
        </w:tc>
        <w:tc>
          <w:tcPr>
            <w:tcW w:w="4644" w:type="dxa"/>
            <w:gridSpan w:val="4"/>
            <w:tcBorders>
              <w:bottom w:val="single" w:sz="4" w:space="0" w:color="auto"/>
            </w:tcBorders>
            <w:vAlign w:val="center"/>
          </w:tcPr>
          <w:p w:rsidR="00407684" w:rsidRPr="004232E2" w:rsidRDefault="00A87211" w:rsidP="00311E4B">
            <w:pPr>
              <w:spacing w:line="360" w:lineRule="auto"/>
              <w:jc w:val="center"/>
            </w:pPr>
            <w:r>
              <w:rPr>
                <w:rFonts w:hint="eastAsia"/>
              </w:rPr>
              <w:t>宋体，五号，居中</w:t>
            </w:r>
          </w:p>
        </w:tc>
      </w:tr>
      <w:tr w:rsidR="00407684" w:rsidRPr="004232E2" w:rsidTr="00972732">
        <w:trPr>
          <w:trHeight w:val="4741"/>
        </w:trPr>
        <w:tc>
          <w:tcPr>
            <w:tcW w:w="9288" w:type="dxa"/>
            <w:gridSpan w:val="8"/>
            <w:tcBorders>
              <w:top w:val="single" w:sz="4" w:space="0" w:color="auto"/>
            </w:tcBorders>
          </w:tcPr>
          <w:p w:rsidR="00407684" w:rsidRPr="004232E2" w:rsidRDefault="00407684" w:rsidP="00311E4B">
            <w:pPr>
              <w:spacing w:line="360" w:lineRule="atLeast"/>
            </w:pPr>
            <w:r w:rsidRPr="004232E2">
              <w:rPr>
                <w:rFonts w:hint="eastAsia"/>
              </w:rPr>
              <w:t>第</w:t>
            </w:r>
            <w:r>
              <w:rPr>
                <w:rFonts w:hint="eastAsia"/>
              </w:rPr>
              <w:t>13</w:t>
            </w:r>
            <w:r w:rsidRPr="004232E2">
              <w:rPr>
                <w:rFonts w:hint="eastAsia"/>
              </w:rPr>
              <w:t>－</w:t>
            </w:r>
            <w:r>
              <w:rPr>
                <w:rFonts w:hint="eastAsia"/>
              </w:rPr>
              <w:t>14</w:t>
            </w:r>
            <w:r w:rsidRPr="004232E2">
              <w:rPr>
                <w:rFonts w:hint="eastAsia"/>
              </w:rPr>
              <w:t>周记录：</w:t>
            </w:r>
            <w:r w:rsidRPr="004232E2">
              <w:rPr>
                <w:rFonts w:hint="eastAsia"/>
              </w:rPr>
              <w:t xml:space="preserve">        </w:t>
            </w:r>
            <w:r>
              <w:rPr>
                <w:rFonts w:hint="eastAsia"/>
              </w:rPr>
              <w:t>(</w:t>
            </w:r>
            <w:r>
              <w:rPr>
                <w:rFonts w:hint="eastAsia"/>
              </w:rPr>
              <w:t>具体要求至少</w:t>
            </w:r>
            <w:r>
              <w:rPr>
                <w:rFonts w:hint="eastAsia"/>
              </w:rPr>
              <w:t>3-4</w:t>
            </w:r>
            <w:r>
              <w:rPr>
                <w:rFonts w:hint="eastAsia"/>
              </w:rPr>
              <w:t>句详细工作，不能只写一句话。</w:t>
            </w:r>
            <w:r>
              <w:rPr>
                <w:rFonts w:hint="eastAsia"/>
              </w:rPr>
              <w:t>)</w:t>
            </w:r>
            <w:r w:rsidRPr="004232E2">
              <w:rPr>
                <w:rFonts w:hint="eastAsia"/>
              </w:rPr>
              <w:t xml:space="preserve">   </w:t>
            </w:r>
          </w:p>
          <w:p w:rsidR="00407684" w:rsidRPr="004232E2" w:rsidRDefault="00407684" w:rsidP="00311E4B">
            <w:pPr>
              <w:spacing w:line="360" w:lineRule="atLeast"/>
            </w:pPr>
          </w:p>
          <w:p w:rsidR="0002144E" w:rsidRPr="00982079" w:rsidRDefault="0002144E" w:rsidP="0002144E">
            <w:pPr>
              <w:rPr>
                <w:rFonts w:ascii="宋体" w:hAnsi="宋体"/>
                <w:bCs/>
              </w:rPr>
            </w:pPr>
            <w:r>
              <w:rPr>
                <w:rFonts w:hint="eastAsia"/>
              </w:rPr>
              <w:t>宋体，五号，两端对齐，首行缩进</w:t>
            </w:r>
            <w:r>
              <w:rPr>
                <w:rFonts w:hint="eastAsia"/>
              </w:rPr>
              <w:t>2</w:t>
            </w:r>
            <w:r>
              <w:rPr>
                <w:rFonts w:hint="eastAsia"/>
              </w:rPr>
              <w:t>字符，</w:t>
            </w:r>
            <w:r>
              <w:rPr>
                <w:rFonts w:hint="eastAsia"/>
              </w:rPr>
              <w:t>1.2</w:t>
            </w:r>
            <w:r>
              <w:rPr>
                <w:rFonts w:hint="eastAsia"/>
              </w:rPr>
              <w:t>倍行距</w:t>
            </w:r>
          </w:p>
          <w:p w:rsidR="00407684" w:rsidRPr="0002144E"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r w:rsidRPr="004232E2">
              <w:rPr>
                <w:rFonts w:hint="eastAsia"/>
              </w:rPr>
              <w:t xml:space="preserve">                                      </w:t>
            </w:r>
          </w:p>
        </w:tc>
      </w:tr>
      <w:tr w:rsidR="00407684" w:rsidRPr="004232E2" w:rsidTr="000341A5">
        <w:trPr>
          <w:trHeight w:val="457"/>
        </w:trPr>
        <w:tc>
          <w:tcPr>
            <w:tcW w:w="1548" w:type="dxa"/>
            <w:vAlign w:val="bottom"/>
          </w:tcPr>
          <w:p w:rsidR="00407684" w:rsidRPr="004232E2" w:rsidRDefault="00407684" w:rsidP="00311E4B">
            <w:pPr>
              <w:spacing w:line="480" w:lineRule="auto"/>
            </w:pPr>
            <w:r w:rsidRPr="004232E2">
              <w:rPr>
                <w:rFonts w:hint="eastAsia"/>
              </w:rPr>
              <w:t>指导教师签字</w:t>
            </w:r>
          </w:p>
        </w:tc>
        <w:tc>
          <w:tcPr>
            <w:tcW w:w="2530" w:type="dxa"/>
            <w:gridSpan w:val="2"/>
          </w:tcPr>
          <w:p w:rsidR="00407684" w:rsidRPr="004232E2" w:rsidRDefault="00407684" w:rsidP="00311E4B">
            <w:pPr>
              <w:spacing w:line="480" w:lineRule="auto"/>
            </w:pPr>
          </w:p>
        </w:tc>
        <w:tc>
          <w:tcPr>
            <w:tcW w:w="1430" w:type="dxa"/>
            <w:gridSpan w:val="2"/>
            <w:vAlign w:val="center"/>
          </w:tcPr>
          <w:p w:rsidR="00407684" w:rsidRPr="004232E2" w:rsidRDefault="00407684" w:rsidP="00311E4B">
            <w:pPr>
              <w:spacing w:line="360" w:lineRule="atLeast"/>
              <w:jc w:val="center"/>
            </w:pPr>
            <w:r w:rsidRPr="004232E2">
              <w:rPr>
                <w:rFonts w:hint="eastAsia"/>
              </w:rPr>
              <w:t>日期</w:t>
            </w:r>
          </w:p>
        </w:tc>
        <w:tc>
          <w:tcPr>
            <w:tcW w:w="3780" w:type="dxa"/>
            <w:gridSpan w:val="3"/>
          </w:tcPr>
          <w:p w:rsidR="00407684" w:rsidRPr="004232E2" w:rsidRDefault="00407684" w:rsidP="00311E4B">
            <w:pPr>
              <w:spacing w:line="480" w:lineRule="auto"/>
            </w:pPr>
            <w:r w:rsidRPr="004232E2">
              <w:rPr>
                <w:rFonts w:hint="eastAsia"/>
              </w:rPr>
              <w:t xml:space="preserve">        </w:t>
            </w:r>
            <w:r w:rsidRPr="004232E2">
              <w:rPr>
                <w:rFonts w:hint="eastAsia"/>
              </w:rPr>
              <w:t>年</w:t>
            </w:r>
            <w:r w:rsidRPr="004232E2">
              <w:rPr>
                <w:rFonts w:hint="eastAsia"/>
              </w:rPr>
              <w:t xml:space="preserve">   </w:t>
            </w:r>
            <w:r w:rsidRPr="004232E2">
              <w:rPr>
                <w:rFonts w:hint="eastAsia"/>
              </w:rPr>
              <w:t>月</w:t>
            </w:r>
            <w:r w:rsidRPr="004232E2">
              <w:rPr>
                <w:rFonts w:hint="eastAsia"/>
              </w:rPr>
              <w:t xml:space="preserve">   </w:t>
            </w:r>
            <w:r w:rsidRPr="004232E2">
              <w:rPr>
                <w:rFonts w:hint="eastAsia"/>
              </w:rPr>
              <w:t>日</w:t>
            </w:r>
          </w:p>
        </w:tc>
      </w:tr>
      <w:tr w:rsidR="00407684" w:rsidRPr="004232E2" w:rsidTr="00311E4B">
        <w:trPr>
          <w:trHeight w:val="4324"/>
        </w:trPr>
        <w:tc>
          <w:tcPr>
            <w:tcW w:w="9288" w:type="dxa"/>
            <w:gridSpan w:val="8"/>
          </w:tcPr>
          <w:p w:rsidR="00407684" w:rsidRPr="004232E2" w:rsidRDefault="00407684" w:rsidP="00311E4B">
            <w:pPr>
              <w:spacing w:line="360" w:lineRule="atLeast"/>
            </w:pPr>
            <w:r w:rsidRPr="004232E2">
              <w:rPr>
                <w:rFonts w:hint="eastAsia"/>
              </w:rPr>
              <w:t>第</w:t>
            </w:r>
            <w:r>
              <w:t>15</w:t>
            </w:r>
            <w:r w:rsidRPr="004232E2">
              <w:rPr>
                <w:rFonts w:hint="eastAsia"/>
              </w:rPr>
              <w:t>周记录：</w:t>
            </w:r>
            <w:r w:rsidRPr="004232E2">
              <w:rPr>
                <w:rFonts w:hint="eastAsia"/>
              </w:rPr>
              <w:t xml:space="preserve">           </w:t>
            </w:r>
          </w:p>
          <w:p w:rsidR="00407684" w:rsidRPr="004232E2" w:rsidRDefault="00407684" w:rsidP="00311E4B">
            <w:pPr>
              <w:spacing w:line="360" w:lineRule="atLeast"/>
            </w:pPr>
          </w:p>
          <w:p w:rsidR="0002144E" w:rsidRPr="00982079" w:rsidRDefault="0002144E" w:rsidP="0002144E">
            <w:pPr>
              <w:rPr>
                <w:rFonts w:ascii="宋体" w:hAnsi="宋体"/>
                <w:bCs/>
              </w:rPr>
            </w:pPr>
            <w:r>
              <w:rPr>
                <w:rFonts w:hint="eastAsia"/>
              </w:rPr>
              <w:t>宋体，五号，两端对齐，首行缩进</w:t>
            </w:r>
            <w:r>
              <w:rPr>
                <w:rFonts w:hint="eastAsia"/>
              </w:rPr>
              <w:t>2</w:t>
            </w:r>
            <w:r>
              <w:rPr>
                <w:rFonts w:hint="eastAsia"/>
              </w:rPr>
              <w:t>字符，</w:t>
            </w:r>
            <w:r>
              <w:rPr>
                <w:rFonts w:hint="eastAsia"/>
              </w:rPr>
              <w:t>1.2</w:t>
            </w:r>
            <w:r>
              <w:rPr>
                <w:rFonts w:hint="eastAsia"/>
              </w:rPr>
              <w:t>倍行距</w:t>
            </w:r>
          </w:p>
          <w:p w:rsidR="00407684" w:rsidRPr="0002144E"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p>
          <w:p w:rsidR="00407684" w:rsidRPr="004232E2" w:rsidRDefault="00407684" w:rsidP="00311E4B">
            <w:pPr>
              <w:spacing w:line="360" w:lineRule="atLeast"/>
            </w:pPr>
            <w:r w:rsidRPr="004232E2">
              <w:rPr>
                <w:rFonts w:hint="eastAsia"/>
              </w:rPr>
              <w:t xml:space="preserve">                                      </w:t>
            </w:r>
          </w:p>
        </w:tc>
      </w:tr>
      <w:tr w:rsidR="00407684" w:rsidRPr="004232E2" w:rsidTr="00311E4B">
        <w:trPr>
          <w:trHeight w:val="505"/>
        </w:trPr>
        <w:tc>
          <w:tcPr>
            <w:tcW w:w="1548" w:type="dxa"/>
          </w:tcPr>
          <w:p w:rsidR="00407684" w:rsidRPr="004232E2" w:rsidRDefault="00407684" w:rsidP="00311E4B">
            <w:pPr>
              <w:spacing w:line="480" w:lineRule="auto"/>
            </w:pPr>
            <w:r w:rsidRPr="004232E2">
              <w:rPr>
                <w:rFonts w:hint="eastAsia"/>
              </w:rPr>
              <w:t>指导教师签字</w:t>
            </w:r>
          </w:p>
        </w:tc>
        <w:tc>
          <w:tcPr>
            <w:tcW w:w="2530" w:type="dxa"/>
            <w:gridSpan w:val="2"/>
          </w:tcPr>
          <w:p w:rsidR="00407684" w:rsidRPr="004232E2" w:rsidRDefault="00407684" w:rsidP="00311E4B">
            <w:pPr>
              <w:spacing w:line="480" w:lineRule="auto"/>
            </w:pPr>
          </w:p>
        </w:tc>
        <w:tc>
          <w:tcPr>
            <w:tcW w:w="1430" w:type="dxa"/>
            <w:gridSpan w:val="2"/>
            <w:vAlign w:val="center"/>
          </w:tcPr>
          <w:p w:rsidR="00407684" w:rsidRPr="004232E2" w:rsidRDefault="00407684" w:rsidP="00311E4B">
            <w:pPr>
              <w:spacing w:line="360" w:lineRule="atLeast"/>
              <w:jc w:val="center"/>
            </w:pPr>
            <w:r w:rsidRPr="004232E2">
              <w:rPr>
                <w:rFonts w:hint="eastAsia"/>
              </w:rPr>
              <w:t>日期</w:t>
            </w:r>
          </w:p>
        </w:tc>
        <w:tc>
          <w:tcPr>
            <w:tcW w:w="3780" w:type="dxa"/>
            <w:gridSpan w:val="3"/>
          </w:tcPr>
          <w:p w:rsidR="00407684" w:rsidRPr="004232E2" w:rsidRDefault="00407684" w:rsidP="00311E4B">
            <w:pPr>
              <w:spacing w:line="480" w:lineRule="auto"/>
            </w:pPr>
            <w:r w:rsidRPr="004232E2">
              <w:rPr>
                <w:rFonts w:hint="eastAsia"/>
              </w:rPr>
              <w:t xml:space="preserve">        </w:t>
            </w:r>
            <w:r w:rsidRPr="004232E2">
              <w:rPr>
                <w:rFonts w:hint="eastAsia"/>
              </w:rPr>
              <w:t>年</w:t>
            </w:r>
            <w:r w:rsidRPr="004232E2">
              <w:rPr>
                <w:rFonts w:hint="eastAsia"/>
              </w:rPr>
              <w:t xml:space="preserve">   </w:t>
            </w:r>
            <w:r w:rsidRPr="004232E2">
              <w:rPr>
                <w:rFonts w:hint="eastAsia"/>
              </w:rPr>
              <w:t>月</w:t>
            </w:r>
            <w:r w:rsidRPr="004232E2">
              <w:rPr>
                <w:rFonts w:hint="eastAsia"/>
              </w:rPr>
              <w:t xml:space="preserve">   </w:t>
            </w:r>
            <w:r w:rsidRPr="004232E2">
              <w:rPr>
                <w:rFonts w:hint="eastAsia"/>
              </w:rPr>
              <w:t>日</w:t>
            </w:r>
          </w:p>
        </w:tc>
      </w:tr>
    </w:tbl>
    <w:p w:rsidR="0062010F" w:rsidRPr="0002144E" w:rsidRDefault="00407684" w:rsidP="0002144E">
      <w:pPr>
        <w:spacing w:line="0" w:lineRule="atLeast"/>
        <w:rPr>
          <w:bCs/>
        </w:rPr>
      </w:pPr>
      <w:r w:rsidRPr="004232E2">
        <w:rPr>
          <w:rFonts w:hint="eastAsia"/>
          <w:bCs/>
        </w:rPr>
        <w:t>注：每</w:t>
      </w:r>
      <w:r w:rsidRPr="004232E2">
        <w:rPr>
          <w:rFonts w:hint="eastAsia"/>
          <w:bCs/>
        </w:rPr>
        <w:t>2</w:t>
      </w:r>
      <w:r w:rsidRPr="004232E2">
        <w:rPr>
          <w:rFonts w:hint="eastAsia"/>
          <w:bCs/>
        </w:rPr>
        <w:t>周</w:t>
      </w:r>
      <w:r>
        <w:rPr>
          <w:rFonts w:hint="eastAsia"/>
          <w:bCs/>
        </w:rPr>
        <w:t>指导</w:t>
      </w:r>
      <w:r w:rsidRPr="004232E2">
        <w:rPr>
          <w:rFonts w:hint="eastAsia"/>
          <w:bCs/>
        </w:rPr>
        <w:t>内容记录在一个表格中，双面打印。</w:t>
      </w:r>
    </w:p>
    <w:sectPr w:rsidR="0062010F" w:rsidRPr="0002144E" w:rsidSect="0075738C">
      <w:headerReference w:type="default" r:id="rId54"/>
      <w:footerReference w:type="default" r:id="rId55"/>
      <w:pgSz w:w="11906" w:h="16838" w:code="9"/>
      <w:pgMar w:top="1418" w:right="1418" w:bottom="1418" w:left="1418" w:header="851" w:footer="850"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335B" w:rsidRDefault="004F335B" w:rsidP="0054351C">
      <w:r>
        <w:separator/>
      </w:r>
    </w:p>
  </w:endnote>
  <w:endnote w:type="continuationSeparator" w:id="0">
    <w:p w:rsidR="004F335B" w:rsidRDefault="004F335B" w:rsidP="005435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瀹嬩綋">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33334"/>
      <w:docPartObj>
        <w:docPartGallery w:val="Page Numbers (Bottom of Page)"/>
        <w:docPartUnique/>
      </w:docPartObj>
    </w:sdtPr>
    <w:sdtEndPr>
      <w:rPr>
        <w:rFonts w:ascii="Times New Roman" w:hAnsi="Times New Roman" w:cs="Times New Roman"/>
      </w:rPr>
    </w:sdtEndPr>
    <w:sdtContent>
      <w:p w:rsidR="00927E70" w:rsidRDefault="00927E70">
        <w:pPr>
          <w:pStyle w:val="a5"/>
          <w:jc w:val="center"/>
        </w:pPr>
        <w:r w:rsidRPr="0014414F">
          <w:rPr>
            <w:rFonts w:ascii="Times New Roman" w:hAnsi="Times New Roman" w:cs="Times New Roman"/>
          </w:rPr>
          <w:fldChar w:fldCharType="begin"/>
        </w:r>
        <w:r w:rsidRPr="0014414F">
          <w:rPr>
            <w:rFonts w:ascii="Times New Roman" w:hAnsi="Times New Roman" w:cs="Times New Roman"/>
          </w:rPr>
          <w:instrText xml:space="preserve"> PAGE   \* MERGEFORMAT </w:instrText>
        </w:r>
        <w:r w:rsidRPr="0014414F">
          <w:rPr>
            <w:rFonts w:ascii="Times New Roman" w:hAnsi="Times New Roman" w:cs="Times New Roman"/>
          </w:rPr>
          <w:fldChar w:fldCharType="separate"/>
        </w:r>
        <w:r w:rsidR="00F10BC3" w:rsidRPr="00F10BC3">
          <w:rPr>
            <w:rFonts w:ascii="Times New Roman" w:hAnsi="Times New Roman" w:cs="Times New Roman"/>
            <w:noProof/>
            <w:lang w:val="zh-CN"/>
          </w:rPr>
          <w:t>II</w:t>
        </w:r>
        <w:r w:rsidRPr="0014414F">
          <w:rPr>
            <w:rFonts w:ascii="Times New Roman" w:hAnsi="Times New Roman" w:cs="Times New Roman"/>
          </w:rPr>
          <w:fldChar w:fldCharType="end"/>
        </w:r>
      </w:p>
    </w:sdtContent>
  </w:sdt>
  <w:p w:rsidR="00927E70" w:rsidRDefault="00927E70">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69740959"/>
      <w:docPartObj>
        <w:docPartGallery w:val="Page Numbers (Bottom of Page)"/>
        <w:docPartUnique/>
      </w:docPartObj>
    </w:sdtPr>
    <w:sdtContent>
      <w:p w:rsidR="00927E70" w:rsidRDefault="00927E70">
        <w:pPr>
          <w:pStyle w:val="a5"/>
          <w:jc w:val="center"/>
        </w:pPr>
        <w:r w:rsidRPr="00C7780A">
          <w:rPr>
            <w:rFonts w:ascii="Times New Roman" w:hAnsi="Times New Roman" w:cs="Times New Roman"/>
          </w:rPr>
          <w:fldChar w:fldCharType="begin"/>
        </w:r>
        <w:r w:rsidRPr="00C7780A">
          <w:rPr>
            <w:rFonts w:ascii="Times New Roman" w:hAnsi="Times New Roman" w:cs="Times New Roman"/>
          </w:rPr>
          <w:instrText xml:space="preserve"> PAGE   \* MERGEFORMAT </w:instrText>
        </w:r>
        <w:r w:rsidRPr="00C7780A">
          <w:rPr>
            <w:rFonts w:ascii="Times New Roman" w:hAnsi="Times New Roman" w:cs="Times New Roman"/>
          </w:rPr>
          <w:fldChar w:fldCharType="separate"/>
        </w:r>
        <w:r w:rsidR="00F10BC3" w:rsidRPr="00F10BC3">
          <w:rPr>
            <w:rFonts w:ascii="Times New Roman" w:hAnsi="Times New Roman" w:cs="Times New Roman"/>
            <w:noProof/>
            <w:lang w:val="zh-CN"/>
          </w:rPr>
          <w:t>22</w:t>
        </w:r>
        <w:r w:rsidRPr="00C7780A">
          <w:rPr>
            <w:rFonts w:ascii="Times New Roman" w:hAnsi="Times New Roman" w:cs="Times New Roman"/>
          </w:rPr>
          <w:fldChar w:fldCharType="end"/>
        </w:r>
      </w:p>
    </w:sdtContent>
  </w:sdt>
  <w:p w:rsidR="00927E70" w:rsidRDefault="00927E70">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E70" w:rsidRDefault="00927E70">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E70" w:rsidRDefault="00927E7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335B" w:rsidRDefault="004F335B" w:rsidP="0054351C">
      <w:r>
        <w:separator/>
      </w:r>
    </w:p>
  </w:footnote>
  <w:footnote w:type="continuationSeparator" w:id="0">
    <w:p w:rsidR="004F335B" w:rsidRDefault="004F335B" w:rsidP="005435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E70" w:rsidRDefault="00927E70" w:rsidP="00584CE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E70" w:rsidRPr="00E36344" w:rsidRDefault="00927E70">
    <w:pPr>
      <w:pStyle w:val="a3"/>
      <w:rPr>
        <w:rFonts w:ascii="宋体" w:eastAsia="宋体" w:hAnsi="宋体"/>
      </w:rPr>
    </w:pPr>
    <w:r w:rsidRPr="00E36344">
      <w:rPr>
        <w:rFonts w:ascii="宋体" w:eastAsia="宋体" w:hAnsi="宋体" w:hint="eastAsia"/>
      </w:rPr>
      <w:t>北京邮电大学本科毕业设计</w:t>
    </w:r>
    <w:r>
      <w:rPr>
        <w:rFonts w:ascii="宋体" w:eastAsia="宋体" w:hAnsi="宋体" w:hint="eastAsia"/>
      </w:rPr>
      <w:t>(论文)</w:t>
    </w:r>
  </w:p>
  <w:p w:rsidR="00927E70" w:rsidRDefault="00927E70" w:rsidP="00944AFD">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E70" w:rsidRPr="00E36344" w:rsidRDefault="00927E70" w:rsidP="00E36344">
    <w:pPr>
      <w:pStyle w:val="a3"/>
      <w:pBdr>
        <w:bottom w:val="none" w:sz="0" w:space="0" w:color="auto"/>
      </w:pBdr>
      <w:tabs>
        <w:tab w:val="left" w:pos="915"/>
      </w:tabs>
      <w:jc w:val="both"/>
    </w:pPr>
    <w:r>
      <w:tab/>
    </w:r>
    <w:r>
      <w:tab/>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7E70" w:rsidRPr="00E36344" w:rsidRDefault="00927E70" w:rsidP="00584CE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1355C"/>
    <w:multiLevelType w:val="multilevel"/>
    <w:tmpl w:val="9A1815B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9E074DF"/>
    <w:multiLevelType w:val="hybridMultilevel"/>
    <w:tmpl w:val="B8C02234"/>
    <w:lvl w:ilvl="0" w:tplc="8D54504C">
      <w:start w:val="1"/>
      <w:numFmt w:val="bullet"/>
      <w:lvlText w:val="•"/>
      <w:lvlJc w:val="left"/>
      <w:pPr>
        <w:tabs>
          <w:tab w:val="num" w:pos="720"/>
        </w:tabs>
        <w:ind w:left="720" w:hanging="360"/>
      </w:pPr>
      <w:rPr>
        <w:rFonts w:ascii="Arial" w:hAnsi="Arial" w:hint="default"/>
      </w:rPr>
    </w:lvl>
    <w:lvl w:ilvl="1" w:tplc="CDC46F28" w:tentative="1">
      <w:start w:val="1"/>
      <w:numFmt w:val="bullet"/>
      <w:lvlText w:val="•"/>
      <w:lvlJc w:val="left"/>
      <w:pPr>
        <w:tabs>
          <w:tab w:val="num" w:pos="1440"/>
        </w:tabs>
        <w:ind w:left="1440" w:hanging="360"/>
      </w:pPr>
      <w:rPr>
        <w:rFonts w:ascii="Arial" w:hAnsi="Arial" w:hint="default"/>
      </w:rPr>
    </w:lvl>
    <w:lvl w:ilvl="2" w:tplc="C820F64A" w:tentative="1">
      <w:start w:val="1"/>
      <w:numFmt w:val="bullet"/>
      <w:lvlText w:val="•"/>
      <w:lvlJc w:val="left"/>
      <w:pPr>
        <w:tabs>
          <w:tab w:val="num" w:pos="2160"/>
        </w:tabs>
        <w:ind w:left="2160" w:hanging="360"/>
      </w:pPr>
      <w:rPr>
        <w:rFonts w:ascii="Arial" w:hAnsi="Arial" w:hint="default"/>
      </w:rPr>
    </w:lvl>
    <w:lvl w:ilvl="3" w:tplc="183E4434" w:tentative="1">
      <w:start w:val="1"/>
      <w:numFmt w:val="bullet"/>
      <w:lvlText w:val="•"/>
      <w:lvlJc w:val="left"/>
      <w:pPr>
        <w:tabs>
          <w:tab w:val="num" w:pos="2880"/>
        </w:tabs>
        <w:ind w:left="2880" w:hanging="360"/>
      </w:pPr>
      <w:rPr>
        <w:rFonts w:ascii="Arial" w:hAnsi="Arial" w:hint="default"/>
      </w:rPr>
    </w:lvl>
    <w:lvl w:ilvl="4" w:tplc="E9608B68" w:tentative="1">
      <w:start w:val="1"/>
      <w:numFmt w:val="bullet"/>
      <w:lvlText w:val="•"/>
      <w:lvlJc w:val="left"/>
      <w:pPr>
        <w:tabs>
          <w:tab w:val="num" w:pos="3600"/>
        </w:tabs>
        <w:ind w:left="3600" w:hanging="360"/>
      </w:pPr>
      <w:rPr>
        <w:rFonts w:ascii="Arial" w:hAnsi="Arial" w:hint="default"/>
      </w:rPr>
    </w:lvl>
    <w:lvl w:ilvl="5" w:tplc="A6BC2032" w:tentative="1">
      <w:start w:val="1"/>
      <w:numFmt w:val="bullet"/>
      <w:lvlText w:val="•"/>
      <w:lvlJc w:val="left"/>
      <w:pPr>
        <w:tabs>
          <w:tab w:val="num" w:pos="4320"/>
        </w:tabs>
        <w:ind w:left="4320" w:hanging="360"/>
      </w:pPr>
      <w:rPr>
        <w:rFonts w:ascii="Arial" w:hAnsi="Arial" w:hint="default"/>
      </w:rPr>
    </w:lvl>
    <w:lvl w:ilvl="6" w:tplc="6CE4BEC0" w:tentative="1">
      <w:start w:val="1"/>
      <w:numFmt w:val="bullet"/>
      <w:lvlText w:val="•"/>
      <w:lvlJc w:val="left"/>
      <w:pPr>
        <w:tabs>
          <w:tab w:val="num" w:pos="5040"/>
        </w:tabs>
        <w:ind w:left="5040" w:hanging="360"/>
      </w:pPr>
      <w:rPr>
        <w:rFonts w:ascii="Arial" w:hAnsi="Arial" w:hint="default"/>
      </w:rPr>
    </w:lvl>
    <w:lvl w:ilvl="7" w:tplc="4FB2EE36" w:tentative="1">
      <w:start w:val="1"/>
      <w:numFmt w:val="bullet"/>
      <w:lvlText w:val="•"/>
      <w:lvlJc w:val="left"/>
      <w:pPr>
        <w:tabs>
          <w:tab w:val="num" w:pos="5760"/>
        </w:tabs>
        <w:ind w:left="5760" w:hanging="360"/>
      </w:pPr>
      <w:rPr>
        <w:rFonts w:ascii="Arial" w:hAnsi="Arial" w:hint="default"/>
      </w:rPr>
    </w:lvl>
    <w:lvl w:ilvl="8" w:tplc="14B8408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466523E"/>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15:restartNumberingAfterBreak="0">
    <w:nsid w:val="25513E78"/>
    <w:multiLevelType w:val="hybridMultilevel"/>
    <w:tmpl w:val="8522D2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AB025AA"/>
    <w:multiLevelType w:val="hybridMultilevel"/>
    <w:tmpl w:val="2EB42E98"/>
    <w:lvl w:ilvl="0" w:tplc="14AC5CB0">
      <w:start w:val="1"/>
      <w:numFmt w:val="japaneseCounting"/>
      <w:lvlText w:val="第%1章"/>
      <w:lvlJc w:val="left"/>
      <w:pPr>
        <w:ind w:left="2893" w:hanging="1080"/>
      </w:pPr>
      <w:rPr>
        <w:rFonts w:hint="default"/>
      </w:rPr>
    </w:lvl>
    <w:lvl w:ilvl="1" w:tplc="04090019" w:tentative="1">
      <w:start w:val="1"/>
      <w:numFmt w:val="lowerLetter"/>
      <w:lvlText w:val="%2)"/>
      <w:lvlJc w:val="left"/>
      <w:pPr>
        <w:ind w:left="2653" w:hanging="420"/>
      </w:pPr>
    </w:lvl>
    <w:lvl w:ilvl="2" w:tplc="0409001B" w:tentative="1">
      <w:start w:val="1"/>
      <w:numFmt w:val="lowerRoman"/>
      <w:lvlText w:val="%3."/>
      <w:lvlJc w:val="right"/>
      <w:pPr>
        <w:ind w:left="3073" w:hanging="420"/>
      </w:pPr>
    </w:lvl>
    <w:lvl w:ilvl="3" w:tplc="0409000F" w:tentative="1">
      <w:start w:val="1"/>
      <w:numFmt w:val="decimal"/>
      <w:lvlText w:val="%4."/>
      <w:lvlJc w:val="left"/>
      <w:pPr>
        <w:ind w:left="3493" w:hanging="420"/>
      </w:pPr>
    </w:lvl>
    <w:lvl w:ilvl="4" w:tplc="04090019" w:tentative="1">
      <w:start w:val="1"/>
      <w:numFmt w:val="lowerLetter"/>
      <w:lvlText w:val="%5)"/>
      <w:lvlJc w:val="left"/>
      <w:pPr>
        <w:ind w:left="3913" w:hanging="420"/>
      </w:pPr>
    </w:lvl>
    <w:lvl w:ilvl="5" w:tplc="0409001B" w:tentative="1">
      <w:start w:val="1"/>
      <w:numFmt w:val="lowerRoman"/>
      <w:lvlText w:val="%6."/>
      <w:lvlJc w:val="right"/>
      <w:pPr>
        <w:ind w:left="4333" w:hanging="420"/>
      </w:pPr>
    </w:lvl>
    <w:lvl w:ilvl="6" w:tplc="0409000F" w:tentative="1">
      <w:start w:val="1"/>
      <w:numFmt w:val="decimal"/>
      <w:lvlText w:val="%7."/>
      <w:lvlJc w:val="left"/>
      <w:pPr>
        <w:ind w:left="4753" w:hanging="420"/>
      </w:pPr>
    </w:lvl>
    <w:lvl w:ilvl="7" w:tplc="04090019" w:tentative="1">
      <w:start w:val="1"/>
      <w:numFmt w:val="lowerLetter"/>
      <w:lvlText w:val="%8)"/>
      <w:lvlJc w:val="left"/>
      <w:pPr>
        <w:ind w:left="5173" w:hanging="420"/>
      </w:pPr>
    </w:lvl>
    <w:lvl w:ilvl="8" w:tplc="0409001B" w:tentative="1">
      <w:start w:val="1"/>
      <w:numFmt w:val="lowerRoman"/>
      <w:lvlText w:val="%9."/>
      <w:lvlJc w:val="right"/>
      <w:pPr>
        <w:ind w:left="5593" w:hanging="420"/>
      </w:pPr>
    </w:lvl>
  </w:abstractNum>
  <w:abstractNum w:abstractNumId="5" w15:restartNumberingAfterBreak="0">
    <w:nsid w:val="3F961B75"/>
    <w:multiLevelType w:val="multilevel"/>
    <w:tmpl w:val="05CCC3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0000A90"/>
    <w:multiLevelType w:val="multilevel"/>
    <w:tmpl w:val="BCC8DA5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46B55A4D"/>
    <w:multiLevelType w:val="multilevel"/>
    <w:tmpl w:val="1602C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8B2364"/>
    <w:multiLevelType w:val="hybridMultilevel"/>
    <w:tmpl w:val="8046A152"/>
    <w:lvl w:ilvl="0" w:tplc="8A02E8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9" w15:restartNumberingAfterBreak="0">
    <w:nsid w:val="612D5833"/>
    <w:multiLevelType w:val="hybridMultilevel"/>
    <w:tmpl w:val="A2925FB0"/>
    <w:lvl w:ilvl="0" w:tplc="57A851AA">
      <w:start w:val="1"/>
      <w:numFmt w:val="japaneseCounting"/>
      <w:lvlText w:val="第%1章"/>
      <w:lvlJc w:val="left"/>
      <w:pPr>
        <w:ind w:left="4148" w:hanging="117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0" w15:restartNumberingAfterBreak="0">
    <w:nsid w:val="61B34E83"/>
    <w:multiLevelType w:val="hybridMultilevel"/>
    <w:tmpl w:val="D77C2F2A"/>
    <w:lvl w:ilvl="0" w:tplc="2C6A37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7852B89"/>
    <w:multiLevelType w:val="hybridMultilevel"/>
    <w:tmpl w:val="247C2784"/>
    <w:lvl w:ilvl="0" w:tplc="EDB25C8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8F3028C"/>
    <w:multiLevelType w:val="hybridMultilevel"/>
    <w:tmpl w:val="99B2AB66"/>
    <w:lvl w:ilvl="0" w:tplc="9A16D916">
      <w:numFmt w:val="bullet"/>
      <w:lvlText w:val="※"/>
      <w:lvlJc w:val="left"/>
      <w:pPr>
        <w:ind w:left="456" w:hanging="456"/>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F7D6250"/>
    <w:multiLevelType w:val="hybridMultilevel"/>
    <w:tmpl w:val="E1109F6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96C7A92"/>
    <w:multiLevelType w:val="hybridMultilevel"/>
    <w:tmpl w:val="D98C7C1E"/>
    <w:lvl w:ilvl="0" w:tplc="996A12FE">
      <w:start w:val="1"/>
      <w:numFmt w:val="japaneseCounting"/>
      <w:lvlText w:val="第%1章"/>
      <w:lvlJc w:val="left"/>
      <w:pPr>
        <w:ind w:left="3973" w:hanging="1080"/>
      </w:pPr>
      <w:rPr>
        <w:rFonts w:hint="default"/>
      </w:rPr>
    </w:lvl>
    <w:lvl w:ilvl="1" w:tplc="04090019" w:tentative="1">
      <w:start w:val="1"/>
      <w:numFmt w:val="lowerLetter"/>
      <w:lvlText w:val="%2)"/>
      <w:lvlJc w:val="left"/>
      <w:pPr>
        <w:ind w:left="3733" w:hanging="420"/>
      </w:pPr>
    </w:lvl>
    <w:lvl w:ilvl="2" w:tplc="0409001B" w:tentative="1">
      <w:start w:val="1"/>
      <w:numFmt w:val="lowerRoman"/>
      <w:lvlText w:val="%3."/>
      <w:lvlJc w:val="right"/>
      <w:pPr>
        <w:ind w:left="4153" w:hanging="420"/>
      </w:pPr>
    </w:lvl>
    <w:lvl w:ilvl="3" w:tplc="0409000F" w:tentative="1">
      <w:start w:val="1"/>
      <w:numFmt w:val="decimal"/>
      <w:lvlText w:val="%4."/>
      <w:lvlJc w:val="left"/>
      <w:pPr>
        <w:ind w:left="4573" w:hanging="420"/>
      </w:pPr>
    </w:lvl>
    <w:lvl w:ilvl="4" w:tplc="04090019" w:tentative="1">
      <w:start w:val="1"/>
      <w:numFmt w:val="lowerLetter"/>
      <w:lvlText w:val="%5)"/>
      <w:lvlJc w:val="left"/>
      <w:pPr>
        <w:ind w:left="4993" w:hanging="420"/>
      </w:pPr>
    </w:lvl>
    <w:lvl w:ilvl="5" w:tplc="0409001B" w:tentative="1">
      <w:start w:val="1"/>
      <w:numFmt w:val="lowerRoman"/>
      <w:lvlText w:val="%6."/>
      <w:lvlJc w:val="right"/>
      <w:pPr>
        <w:ind w:left="5413" w:hanging="420"/>
      </w:pPr>
    </w:lvl>
    <w:lvl w:ilvl="6" w:tplc="0409000F" w:tentative="1">
      <w:start w:val="1"/>
      <w:numFmt w:val="decimal"/>
      <w:lvlText w:val="%7."/>
      <w:lvlJc w:val="left"/>
      <w:pPr>
        <w:ind w:left="5833" w:hanging="420"/>
      </w:pPr>
    </w:lvl>
    <w:lvl w:ilvl="7" w:tplc="04090019" w:tentative="1">
      <w:start w:val="1"/>
      <w:numFmt w:val="lowerLetter"/>
      <w:lvlText w:val="%8)"/>
      <w:lvlJc w:val="left"/>
      <w:pPr>
        <w:ind w:left="6253" w:hanging="420"/>
      </w:pPr>
    </w:lvl>
    <w:lvl w:ilvl="8" w:tplc="0409001B" w:tentative="1">
      <w:start w:val="1"/>
      <w:numFmt w:val="lowerRoman"/>
      <w:lvlText w:val="%9."/>
      <w:lvlJc w:val="right"/>
      <w:pPr>
        <w:ind w:left="6673" w:hanging="420"/>
      </w:pPr>
    </w:lvl>
  </w:abstractNum>
  <w:num w:numId="1">
    <w:abstractNumId w:val="9"/>
  </w:num>
  <w:num w:numId="2">
    <w:abstractNumId w:val="13"/>
  </w:num>
  <w:num w:numId="3">
    <w:abstractNumId w:val="4"/>
  </w:num>
  <w:num w:numId="4">
    <w:abstractNumId w:val="14"/>
  </w:num>
  <w:num w:numId="5">
    <w:abstractNumId w:val="11"/>
  </w:num>
  <w:num w:numId="6">
    <w:abstractNumId w:val="5"/>
  </w:num>
  <w:num w:numId="7">
    <w:abstractNumId w:val="0"/>
  </w:num>
  <w:num w:numId="8">
    <w:abstractNumId w:val="2"/>
  </w:num>
  <w:num w:numId="9">
    <w:abstractNumId w:val="8"/>
  </w:num>
  <w:num w:numId="10">
    <w:abstractNumId w:val="3"/>
  </w:num>
  <w:num w:numId="11">
    <w:abstractNumId w:val="12"/>
  </w:num>
  <w:num w:numId="12">
    <w:abstractNumId w:val="1"/>
  </w:num>
  <w:num w:numId="13">
    <w:abstractNumId w:val="10"/>
  </w:num>
  <w:num w:numId="14">
    <w:abstractNumId w:val="7"/>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291"/>
    <w:rsid w:val="000010D3"/>
    <w:rsid w:val="000024C8"/>
    <w:rsid w:val="00004565"/>
    <w:rsid w:val="00006F50"/>
    <w:rsid w:val="00012B86"/>
    <w:rsid w:val="00014DE1"/>
    <w:rsid w:val="0002144E"/>
    <w:rsid w:val="0002403A"/>
    <w:rsid w:val="000330C4"/>
    <w:rsid w:val="000341A5"/>
    <w:rsid w:val="000438F2"/>
    <w:rsid w:val="00050338"/>
    <w:rsid w:val="00051008"/>
    <w:rsid w:val="0005478C"/>
    <w:rsid w:val="00060655"/>
    <w:rsid w:val="000621EF"/>
    <w:rsid w:val="00062C60"/>
    <w:rsid w:val="00064916"/>
    <w:rsid w:val="00065303"/>
    <w:rsid w:val="0006610B"/>
    <w:rsid w:val="00067F57"/>
    <w:rsid w:val="0007265D"/>
    <w:rsid w:val="00072D6F"/>
    <w:rsid w:val="00073763"/>
    <w:rsid w:val="000744CE"/>
    <w:rsid w:val="00077AFB"/>
    <w:rsid w:val="00077B3A"/>
    <w:rsid w:val="000914A5"/>
    <w:rsid w:val="000970FB"/>
    <w:rsid w:val="000B2B5C"/>
    <w:rsid w:val="000B4513"/>
    <w:rsid w:val="000B73E7"/>
    <w:rsid w:val="000C2FE9"/>
    <w:rsid w:val="000C7B33"/>
    <w:rsid w:val="000D177F"/>
    <w:rsid w:val="000D2CDF"/>
    <w:rsid w:val="000D7AC8"/>
    <w:rsid w:val="000E33F8"/>
    <w:rsid w:val="000E4A72"/>
    <w:rsid w:val="000E6223"/>
    <w:rsid w:val="000F644F"/>
    <w:rsid w:val="001008B8"/>
    <w:rsid w:val="00101756"/>
    <w:rsid w:val="00103693"/>
    <w:rsid w:val="00104FD2"/>
    <w:rsid w:val="001126B0"/>
    <w:rsid w:val="00115D54"/>
    <w:rsid w:val="0011776A"/>
    <w:rsid w:val="00121AF9"/>
    <w:rsid w:val="00125407"/>
    <w:rsid w:val="00126762"/>
    <w:rsid w:val="00126AFD"/>
    <w:rsid w:val="001314C1"/>
    <w:rsid w:val="0013156F"/>
    <w:rsid w:val="00131E83"/>
    <w:rsid w:val="00131E99"/>
    <w:rsid w:val="00133115"/>
    <w:rsid w:val="00133146"/>
    <w:rsid w:val="00133DBB"/>
    <w:rsid w:val="001343BE"/>
    <w:rsid w:val="001361C4"/>
    <w:rsid w:val="001365FD"/>
    <w:rsid w:val="00136BCA"/>
    <w:rsid w:val="00136D8E"/>
    <w:rsid w:val="00142371"/>
    <w:rsid w:val="0014414F"/>
    <w:rsid w:val="00156141"/>
    <w:rsid w:val="00162201"/>
    <w:rsid w:val="00165C18"/>
    <w:rsid w:val="00166960"/>
    <w:rsid w:val="00167CE3"/>
    <w:rsid w:val="0017395A"/>
    <w:rsid w:val="00175731"/>
    <w:rsid w:val="00175CB5"/>
    <w:rsid w:val="00175FE7"/>
    <w:rsid w:val="001764CA"/>
    <w:rsid w:val="00176FF6"/>
    <w:rsid w:val="00181F8D"/>
    <w:rsid w:val="00185167"/>
    <w:rsid w:val="00187F6F"/>
    <w:rsid w:val="00191A0F"/>
    <w:rsid w:val="00192072"/>
    <w:rsid w:val="0019405E"/>
    <w:rsid w:val="00194523"/>
    <w:rsid w:val="00197D08"/>
    <w:rsid w:val="00197EB5"/>
    <w:rsid w:val="001A0104"/>
    <w:rsid w:val="001A2824"/>
    <w:rsid w:val="001B333F"/>
    <w:rsid w:val="001B3886"/>
    <w:rsid w:val="001B39B9"/>
    <w:rsid w:val="001B3B6E"/>
    <w:rsid w:val="001B3FF9"/>
    <w:rsid w:val="001B6171"/>
    <w:rsid w:val="001B7A36"/>
    <w:rsid w:val="001C2B61"/>
    <w:rsid w:val="001C4B77"/>
    <w:rsid w:val="001C5F65"/>
    <w:rsid w:val="001C6451"/>
    <w:rsid w:val="001C70DE"/>
    <w:rsid w:val="001D1F13"/>
    <w:rsid w:val="001D2039"/>
    <w:rsid w:val="001D6C71"/>
    <w:rsid w:val="001D74D9"/>
    <w:rsid w:val="001E49FE"/>
    <w:rsid w:val="001F203E"/>
    <w:rsid w:val="001F3199"/>
    <w:rsid w:val="001F3F13"/>
    <w:rsid w:val="001F4DC1"/>
    <w:rsid w:val="001F77E7"/>
    <w:rsid w:val="002017E5"/>
    <w:rsid w:val="002030D9"/>
    <w:rsid w:val="0020388A"/>
    <w:rsid w:val="00207F5B"/>
    <w:rsid w:val="002100F6"/>
    <w:rsid w:val="00210AB1"/>
    <w:rsid w:val="00213F9F"/>
    <w:rsid w:val="00214BA0"/>
    <w:rsid w:val="00216972"/>
    <w:rsid w:val="002177B5"/>
    <w:rsid w:val="00220817"/>
    <w:rsid w:val="00223361"/>
    <w:rsid w:val="00232787"/>
    <w:rsid w:val="00232A9D"/>
    <w:rsid w:val="002412E9"/>
    <w:rsid w:val="00244840"/>
    <w:rsid w:val="00251AE4"/>
    <w:rsid w:val="002520FF"/>
    <w:rsid w:val="002605AF"/>
    <w:rsid w:val="00271F5D"/>
    <w:rsid w:val="00272460"/>
    <w:rsid w:val="002820FF"/>
    <w:rsid w:val="00285577"/>
    <w:rsid w:val="00295DEA"/>
    <w:rsid w:val="002A14A1"/>
    <w:rsid w:val="002A7E09"/>
    <w:rsid w:val="002B4B97"/>
    <w:rsid w:val="002B771E"/>
    <w:rsid w:val="002D3C21"/>
    <w:rsid w:val="002D5566"/>
    <w:rsid w:val="002D69EA"/>
    <w:rsid w:val="002D7CF8"/>
    <w:rsid w:val="002E2439"/>
    <w:rsid w:val="002E33A2"/>
    <w:rsid w:val="002E4724"/>
    <w:rsid w:val="002F0469"/>
    <w:rsid w:val="002F0DCD"/>
    <w:rsid w:val="002F12CC"/>
    <w:rsid w:val="002F1CC9"/>
    <w:rsid w:val="002F2E47"/>
    <w:rsid w:val="002F5879"/>
    <w:rsid w:val="002F7286"/>
    <w:rsid w:val="00305119"/>
    <w:rsid w:val="0030521A"/>
    <w:rsid w:val="00310478"/>
    <w:rsid w:val="00311E4B"/>
    <w:rsid w:val="003122FD"/>
    <w:rsid w:val="00312C69"/>
    <w:rsid w:val="0031479B"/>
    <w:rsid w:val="0031493F"/>
    <w:rsid w:val="00314BC5"/>
    <w:rsid w:val="0031653D"/>
    <w:rsid w:val="0031723C"/>
    <w:rsid w:val="00320381"/>
    <w:rsid w:val="00322798"/>
    <w:rsid w:val="00323E3A"/>
    <w:rsid w:val="0032508E"/>
    <w:rsid w:val="003316FE"/>
    <w:rsid w:val="00333091"/>
    <w:rsid w:val="0033518C"/>
    <w:rsid w:val="003377C0"/>
    <w:rsid w:val="003378E8"/>
    <w:rsid w:val="00340148"/>
    <w:rsid w:val="00340432"/>
    <w:rsid w:val="00341533"/>
    <w:rsid w:val="00341DCE"/>
    <w:rsid w:val="00342F50"/>
    <w:rsid w:val="003456F4"/>
    <w:rsid w:val="003468B2"/>
    <w:rsid w:val="003473E8"/>
    <w:rsid w:val="003478C0"/>
    <w:rsid w:val="003478E4"/>
    <w:rsid w:val="00347D62"/>
    <w:rsid w:val="00352711"/>
    <w:rsid w:val="00355552"/>
    <w:rsid w:val="00357C02"/>
    <w:rsid w:val="00357F8F"/>
    <w:rsid w:val="00360FD7"/>
    <w:rsid w:val="00363500"/>
    <w:rsid w:val="00365F5C"/>
    <w:rsid w:val="0036687A"/>
    <w:rsid w:val="00372BF7"/>
    <w:rsid w:val="00375CCB"/>
    <w:rsid w:val="00376276"/>
    <w:rsid w:val="003765F6"/>
    <w:rsid w:val="00377109"/>
    <w:rsid w:val="00377298"/>
    <w:rsid w:val="00382969"/>
    <w:rsid w:val="00383221"/>
    <w:rsid w:val="00386A53"/>
    <w:rsid w:val="00391507"/>
    <w:rsid w:val="003916B2"/>
    <w:rsid w:val="003A0A82"/>
    <w:rsid w:val="003A3054"/>
    <w:rsid w:val="003A480F"/>
    <w:rsid w:val="003A4B93"/>
    <w:rsid w:val="003A6EBF"/>
    <w:rsid w:val="003A7BEC"/>
    <w:rsid w:val="003B5F6C"/>
    <w:rsid w:val="003B5FA4"/>
    <w:rsid w:val="003B6FB8"/>
    <w:rsid w:val="003C04FD"/>
    <w:rsid w:val="003C2230"/>
    <w:rsid w:val="003C6B72"/>
    <w:rsid w:val="003C7405"/>
    <w:rsid w:val="003D28E8"/>
    <w:rsid w:val="003D2C91"/>
    <w:rsid w:val="003D5F9E"/>
    <w:rsid w:val="003E16DA"/>
    <w:rsid w:val="003E480E"/>
    <w:rsid w:val="003E521B"/>
    <w:rsid w:val="003E5394"/>
    <w:rsid w:val="003E65E1"/>
    <w:rsid w:val="003E69EA"/>
    <w:rsid w:val="003F0695"/>
    <w:rsid w:val="003F0FAF"/>
    <w:rsid w:val="003F10CB"/>
    <w:rsid w:val="003F4D8D"/>
    <w:rsid w:val="003F7321"/>
    <w:rsid w:val="0040343C"/>
    <w:rsid w:val="00405509"/>
    <w:rsid w:val="00405BC4"/>
    <w:rsid w:val="0040623E"/>
    <w:rsid w:val="00407684"/>
    <w:rsid w:val="00414B0B"/>
    <w:rsid w:val="004153B4"/>
    <w:rsid w:val="00415A09"/>
    <w:rsid w:val="00416ED0"/>
    <w:rsid w:val="004212A0"/>
    <w:rsid w:val="0042680B"/>
    <w:rsid w:val="00431B12"/>
    <w:rsid w:val="00431B1E"/>
    <w:rsid w:val="0043254E"/>
    <w:rsid w:val="00432DE1"/>
    <w:rsid w:val="0043326D"/>
    <w:rsid w:val="00434130"/>
    <w:rsid w:val="00435867"/>
    <w:rsid w:val="004378C6"/>
    <w:rsid w:val="00442EC0"/>
    <w:rsid w:val="004432F2"/>
    <w:rsid w:val="0044417B"/>
    <w:rsid w:val="0044778A"/>
    <w:rsid w:val="004478E0"/>
    <w:rsid w:val="004503E9"/>
    <w:rsid w:val="004561DB"/>
    <w:rsid w:val="00465266"/>
    <w:rsid w:val="00467966"/>
    <w:rsid w:val="004679CD"/>
    <w:rsid w:val="00471613"/>
    <w:rsid w:val="00473C3D"/>
    <w:rsid w:val="004744BA"/>
    <w:rsid w:val="00477790"/>
    <w:rsid w:val="00481DFC"/>
    <w:rsid w:val="004841B3"/>
    <w:rsid w:val="00486708"/>
    <w:rsid w:val="0049473C"/>
    <w:rsid w:val="00497EC6"/>
    <w:rsid w:val="004A5E34"/>
    <w:rsid w:val="004A7CA9"/>
    <w:rsid w:val="004B21D7"/>
    <w:rsid w:val="004B4418"/>
    <w:rsid w:val="004B6F69"/>
    <w:rsid w:val="004C1DF6"/>
    <w:rsid w:val="004C4648"/>
    <w:rsid w:val="004C69C9"/>
    <w:rsid w:val="004C6E58"/>
    <w:rsid w:val="004D5590"/>
    <w:rsid w:val="004D7A29"/>
    <w:rsid w:val="004E0680"/>
    <w:rsid w:val="004E0818"/>
    <w:rsid w:val="004E498C"/>
    <w:rsid w:val="004F30E4"/>
    <w:rsid w:val="004F335B"/>
    <w:rsid w:val="004F3ACE"/>
    <w:rsid w:val="004F5184"/>
    <w:rsid w:val="004F793B"/>
    <w:rsid w:val="005020C1"/>
    <w:rsid w:val="0050356C"/>
    <w:rsid w:val="005037CB"/>
    <w:rsid w:val="00510475"/>
    <w:rsid w:val="00510E6A"/>
    <w:rsid w:val="0051230B"/>
    <w:rsid w:val="00526DDF"/>
    <w:rsid w:val="005335D0"/>
    <w:rsid w:val="00533CF6"/>
    <w:rsid w:val="00533FF3"/>
    <w:rsid w:val="005403BC"/>
    <w:rsid w:val="00542979"/>
    <w:rsid w:val="0054351C"/>
    <w:rsid w:val="00546735"/>
    <w:rsid w:val="00546A76"/>
    <w:rsid w:val="005507EE"/>
    <w:rsid w:val="005522E0"/>
    <w:rsid w:val="00554C3F"/>
    <w:rsid w:val="00567489"/>
    <w:rsid w:val="0057203E"/>
    <w:rsid w:val="005738E0"/>
    <w:rsid w:val="00575783"/>
    <w:rsid w:val="00576113"/>
    <w:rsid w:val="00584CED"/>
    <w:rsid w:val="0059274F"/>
    <w:rsid w:val="00593883"/>
    <w:rsid w:val="0059531B"/>
    <w:rsid w:val="005968D6"/>
    <w:rsid w:val="00596E43"/>
    <w:rsid w:val="00597CE6"/>
    <w:rsid w:val="005A0DAD"/>
    <w:rsid w:val="005A3FE9"/>
    <w:rsid w:val="005A53FF"/>
    <w:rsid w:val="005A5DBB"/>
    <w:rsid w:val="005B1393"/>
    <w:rsid w:val="005B164C"/>
    <w:rsid w:val="005B5283"/>
    <w:rsid w:val="005B6621"/>
    <w:rsid w:val="005C1A95"/>
    <w:rsid w:val="005C6426"/>
    <w:rsid w:val="005D1BF7"/>
    <w:rsid w:val="005D2E9D"/>
    <w:rsid w:val="005D3E2A"/>
    <w:rsid w:val="005D3EB2"/>
    <w:rsid w:val="005D5010"/>
    <w:rsid w:val="005E0A57"/>
    <w:rsid w:val="005E1630"/>
    <w:rsid w:val="005E484D"/>
    <w:rsid w:val="005E73B5"/>
    <w:rsid w:val="005E7B54"/>
    <w:rsid w:val="005F0DBD"/>
    <w:rsid w:val="005F3915"/>
    <w:rsid w:val="005F3D8D"/>
    <w:rsid w:val="005F726C"/>
    <w:rsid w:val="00606B03"/>
    <w:rsid w:val="00610CC6"/>
    <w:rsid w:val="00612003"/>
    <w:rsid w:val="00612D3D"/>
    <w:rsid w:val="00613966"/>
    <w:rsid w:val="00615BD5"/>
    <w:rsid w:val="00616851"/>
    <w:rsid w:val="0062010F"/>
    <w:rsid w:val="0062066A"/>
    <w:rsid w:val="0063041C"/>
    <w:rsid w:val="00630442"/>
    <w:rsid w:val="00631926"/>
    <w:rsid w:val="006326A1"/>
    <w:rsid w:val="00633323"/>
    <w:rsid w:val="0063694D"/>
    <w:rsid w:val="00637F69"/>
    <w:rsid w:val="00640219"/>
    <w:rsid w:val="006406CE"/>
    <w:rsid w:val="00650172"/>
    <w:rsid w:val="00653282"/>
    <w:rsid w:val="00653B53"/>
    <w:rsid w:val="0065501E"/>
    <w:rsid w:val="00655C8D"/>
    <w:rsid w:val="006607E9"/>
    <w:rsid w:val="00662E28"/>
    <w:rsid w:val="00664ABF"/>
    <w:rsid w:val="00666F5A"/>
    <w:rsid w:val="00677798"/>
    <w:rsid w:val="00681870"/>
    <w:rsid w:val="00681B71"/>
    <w:rsid w:val="006821E9"/>
    <w:rsid w:val="00685E2F"/>
    <w:rsid w:val="006861F2"/>
    <w:rsid w:val="00686846"/>
    <w:rsid w:val="006B514E"/>
    <w:rsid w:val="006B7A97"/>
    <w:rsid w:val="006C1B21"/>
    <w:rsid w:val="006C3BE7"/>
    <w:rsid w:val="006C6967"/>
    <w:rsid w:val="006C7110"/>
    <w:rsid w:val="006D0037"/>
    <w:rsid w:val="006D1054"/>
    <w:rsid w:val="006D26AF"/>
    <w:rsid w:val="006D284D"/>
    <w:rsid w:val="006D511B"/>
    <w:rsid w:val="006D66DC"/>
    <w:rsid w:val="006D6A18"/>
    <w:rsid w:val="006E193D"/>
    <w:rsid w:val="006E640F"/>
    <w:rsid w:val="006E6CF7"/>
    <w:rsid w:val="006E7790"/>
    <w:rsid w:val="006F01A4"/>
    <w:rsid w:val="006F520B"/>
    <w:rsid w:val="006F7171"/>
    <w:rsid w:val="0070079E"/>
    <w:rsid w:val="0070508A"/>
    <w:rsid w:val="00705128"/>
    <w:rsid w:val="007058FC"/>
    <w:rsid w:val="00706DE2"/>
    <w:rsid w:val="0071104E"/>
    <w:rsid w:val="007114E4"/>
    <w:rsid w:val="0071435C"/>
    <w:rsid w:val="0071662E"/>
    <w:rsid w:val="00717D48"/>
    <w:rsid w:val="00720F2A"/>
    <w:rsid w:val="0072176D"/>
    <w:rsid w:val="00724217"/>
    <w:rsid w:val="00724B62"/>
    <w:rsid w:val="00724C9C"/>
    <w:rsid w:val="007263EA"/>
    <w:rsid w:val="00737573"/>
    <w:rsid w:val="007401C3"/>
    <w:rsid w:val="0074209B"/>
    <w:rsid w:val="007476F8"/>
    <w:rsid w:val="007508F1"/>
    <w:rsid w:val="007509AD"/>
    <w:rsid w:val="007514B6"/>
    <w:rsid w:val="007539B6"/>
    <w:rsid w:val="0075738C"/>
    <w:rsid w:val="007619ED"/>
    <w:rsid w:val="00764046"/>
    <w:rsid w:val="00764505"/>
    <w:rsid w:val="00767FDB"/>
    <w:rsid w:val="00780279"/>
    <w:rsid w:val="007806F9"/>
    <w:rsid w:val="00784D0A"/>
    <w:rsid w:val="007879E9"/>
    <w:rsid w:val="0079107D"/>
    <w:rsid w:val="00791DE7"/>
    <w:rsid w:val="007939AA"/>
    <w:rsid w:val="007A0606"/>
    <w:rsid w:val="007A5049"/>
    <w:rsid w:val="007A5712"/>
    <w:rsid w:val="007B3B36"/>
    <w:rsid w:val="007B7EA7"/>
    <w:rsid w:val="007C2E99"/>
    <w:rsid w:val="007D23C8"/>
    <w:rsid w:val="007D33CF"/>
    <w:rsid w:val="007E2463"/>
    <w:rsid w:val="007E56A5"/>
    <w:rsid w:val="007E5DFC"/>
    <w:rsid w:val="007F109E"/>
    <w:rsid w:val="007F51B1"/>
    <w:rsid w:val="007F6A9E"/>
    <w:rsid w:val="007F70EB"/>
    <w:rsid w:val="00800C23"/>
    <w:rsid w:val="0080112D"/>
    <w:rsid w:val="00804B53"/>
    <w:rsid w:val="00804BD3"/>
    <w:rsid w:val="00805568"/>
    <w:rsid w:val="00806128"/>
    <w:rsid w:val="00811141"/>
    <w:rsid w:val="008130AF"/>
    <w:rsid w:val="00815D27"/>
    <w:rsid w:val="008207FA"/>
    <w:rsid w:val="008235DB"/>
    <w:rsid w:val="0082562C"/>
    <w:rsid w:val="00825848"/>
    <w:rsid w:val="00827016"/>
    <w:rsid w:val="00830FF7"/>
    <w:rsid w:val="00832A5A"/>
    <w:rsid w:val="00836120"/>
    <w:rsid w:val="00843262"/>
    <w:rsid w:val="00843BF3"/>
    <w:rsid w:val="00853289"/>
    <w:rsid w:val="008532C8"/>
    <w:rsid w:val="008550EE"/>
    <w:rsid w:val="00856804"/>
    <w:rsid w:val="00860723"/>
    <w:rsid w:val="00860E2C"/>
    <w:rsid w:val="008703FB"/>
    <w:rsid w:val="008711DD"/>
    <w:rsid w:val="0087309E"/>
    <w:rsid w:val="008742AA"/>
    <w:rsid w:val="00875D5B"/>
    <w:rsid w:val="0087710B"/>
    <w:rsid w:val="00884C25"/>
    <w:rsid w:val="00890EA0"/>
    <w:rsid w:val="00893B26"/>
    <w:rsid w:val="008A03C8"/>
    <w:rsid w:val="008A2BA3"/>
    <w:rsid w:val="008A2C2E"/>
    <w:rsid w:val="008A38B9"/>
    <w:rsid w:val="008A5C6C"/>
    <w:rsid w:val="008B1E39"/>
    <w:rsid w:val="008B4D91"/>
    <w:rsid w:val="008B5B0D"/>
    <w:rsid w:val="008B67C6"/>
    <w:rsid w:val="008B6D4E"/>
    <w:rsid w:val="008B7234"/>
    <w:rsid w:val="008B7875"/>
    <w:rsid w:val="008C1D1C"/>
    <w:rsid w:val="008C602B"/>
    <w:rsid w:val="008C69A7"/>
    <w:rsid w:val="008C7561"/>
    <w:rsid w:val="008D061E"/>
    <w:rsid w:val="008D0AE6"/>
    <w:rsid w:val="008D34A1"/>
    <w:rsid w:val="008D7787"/>
    <w:rsid w:val="008E00D0"/>
    <w:rsid w:val="008E12E6"/>
    <w:rsid w:val="008E3BB1"/>
    <w:rsid w:val="008E4B57"/>
    <w:rsid w:val="008E5A64"/>
    <w:rsid w:val="008E5C2A"/>
    <w:rsid w:val="008E7CB5"/>
    <w:rsid w:val="008F02EC"/>
    <w:rsid w:val="008F0CBF"/>
    <w:rsid w:val="008F1FDF"/>
    <w:rsid w:val="008F2390"/>
    <w:rsid w:val="008F2536"/>
    <w:rsid w:val="008F3FB9"/>
    <w:rsid w:val="008F7F95"/>
    <w:rsid w:val="00900146"/>
    <w:rsid w:val="00904AF1"/>
    <w:rsid w:val="00907392"/>
    <w:rsid w:val="00910816"/>
    <w:rsid w:val="00911D7D"/>
    <w:rsid w:val="009133B3"/>
    <w:rsid w:val="009137D7"/>
    <w:rsid w:val="00914593"/>
    <w:rsid w:val="00927618"/>
    <w:rsid w:val="009277D3"/>
    <w:rsid w:val="00927E70"/>
    <w:rsid w:val="00935255"/>
    <w:rsid w:val="0094062B"/>
    <w:rsid w:val="00940E42"/>
    <w:rsid w:val="00941C46"/>
    <w:rsid w:val="00942EC6"/>
    <w:rsid w:val="00944AFD"/>
    <w:rsid w:val="00946828"/>
    <w:rsid w:val="00951391"/>
    <w:rsid w:val="009525D4"/>
    <w:rsid w:val="0096499A"/>
    <w:rsid w:val="009649D8"/>
    <w:rsid w:val="0097215A"/>
    <w:rsid w:val="00972732"/>
    <w:rsid w:val="009742F3"/>
    <w:rsid w:val="00974B17"/>
    <w:rsid w:val="0097555C"/>
    <w:rsid w:val="0098006A"/>
    <w:rsid w:val="00980777"/>
    <w:rsid w:val="00981EDB"/>
    <w:rsid w:val="00982BAF"/>
    <w:rsid w:val="009831C0"/>
    <w:rsid w:val="0098571A"/>
    <w:rsid w:val="00987AFB"/>
    <w:rsid w:val="00992452"/>
    <w:rsid w:val="009931DC"/>
    <w:rsid w:val="009A3D37"/>
    <w:rsid w:val="009A48C7"/>
    <w:rsid w:val="009A6262"/>
    <w:rsid w:val="009A764E"/>
    <w:rsid w:val="009B13E8"/>
    <w:rsid w:val="009B2D92"/>
    <w:rsid w:val="009B4046"/>
    <w:rsid w:val="009B7A73"/>
    <w:rsid w:val="009C0994"/>
    <w:rsid w:val="009C39B3"/>
    <w:rsid w:val="009C46F3"/>
    <w:rsid w:val="009C4A4E"/>
    <w:rsid w:val="009C642E"/>
    <w:rsid w:val="009C69FC"/>
    <w:rsid w:val="009C70A9"/>
    <w:rsid w:val="009C768D"/>
    <w:rsid w:val="009D139C"/>
    <w:rsid w:val="009D3C0A"/>
    <w:rsid w:val="009E2CD3"/>
    <w:rsid w:val="009F0C91"/>
    <w:rsid w:val="009F3A45"/>
    <w:rsid w:val="00A04934"/>
    <w:rsid w:val="00A06B93"/>
    <w:rsid w:val="00A16143"/>
    <w:rsid w:val="00A177FA"/>
    <w:rsid w:val="00A20770"/>
    <w:rsid w:val="00A212B0"/>
    <w:rsid w:val="00A220EC"/>
    <w:rsid w:val="00A32C9B"/>
    <w:rsid w:val="00A33B64"/>
    <w:rsid w:val="00A37FF8"/>
    <w:rsid w:val="00A4642E"/>
    <w:rsid w:val="00A52645"/>
    <w:rsid w:val="00A629F3"/>
    <w:rsid w:val="00A62F33"/>
    <w:rsid w:val="00A63128"/>
    <w:rsid w:val="00A643D2"/>
    <w:rsid w:val="00A64B7A"/>
    <w:rsid w:val="00A67D8B"/>
    <w:rsid w:val="00A71058"/>
    <w:rsid w:val="00A773D1"/>
    <w:rsid w:val="00A77964"/>
    <w:rsid w:val="00A80438"/>
    <w:rsid w:val="00A83209"/>
    <w:rsid w:val="00A85486"/>
    <w:rsid w:val="00A856D0"/>
    <w:rsid w:val="00A85943"/>
    <w:rsid w:val="00A85F37"/>
    <w:rsid w:val="00A87211"/>
    <w:rsid w:val="00A90C01"/>
    <w:rsid w:val="00A930F4"/>
    <w:rsid w:val="00A93259"/>
    <w:rsid w:val="00AA12F3"/>
    <w:rsid w:val="00AA3EE7"/>
    <w:rsid w:val="00AA4D67"/>
    <w:rsid w:val="00AB0878"/>
    <w:rsid w:val="00AB28AD"/>
    <w:rsid w:val="00AB2F0C"/>
    <w:rsid w:val="00AB49C7"/>
    <w:rsid w:val="00AB5655"/>
    <w:rsid w:val="00AC1738"/>
    <w:rsid w:val="00AC28C0"/>
    <w:rsid w:val="00AC4572"/>
    <w:rsid w:val="00AC6E65"/>
    <w:rsid w:val="00AD084C"/>
    <w:rsid w:val="00AD2022"/>
    <w:rsid w:val="00AD254A"/>
    <w:rsid w:val="00AD6156"/>
    <w:rsid w:val="00AD70F8"/>
    <w:rsid w:val="00AE0947"/>
    <w:rsid w:val="00AE0AD3"/>
    <w:rsid w:val="00AE7164"/>
    <w:rsid w:val="00AE7E3D"/>
    <w:rsid w:val="00AF235D"/>
    <w:rsid w:val="00AF374C"/>
    <w:rsid w:val="00AF6262"/>
    <w:rsid w:val="00AF6754"/>
    <w:rsid w:val="00B031F9"/>
    <w:rsid w:val="00B04911"/>
    <w:rsid w:val="00B0509C"/>
    <w:rsid w:val="00B20A37"/>
    <w:rsid w:val="00B2122F"/>
    <w:rsid w:val="00B23692"/>
    <w:rsid w:val="00B319CA"/>
    <w:rsid w:val="00B33401"/>
    <w:rsid w:val="00B43FC0"/>
    <w:rsid w:val="00B47E3F"/>
    <w:rsid w:val="00B47F3C"/>
    <w:rsid w:val="00B51171"/>
    <w:rsid w:val="00B55C68"/>
    <w:rsid w:val="00B646E8"/>
    <w:rsid w:val="00B64D51"/>
    <w:rsid w:val="00B66608"/>
    <w:rsid w:val="00B800FB"/>
    <w:rsid w:val="00B8288E"/>
    <w:rsid w:val="00B87A3E"/>
    <w:rsid w:val="00B92717"/>
    <w:rsid w:val="00B93AC7"/>
    <w:rsid w:val="00B946D5"/>
    <w:rsid w:val="00B94C9B"/>
    <w:rsid w:val="00BA2F3A"/>
    <w:rsid w:val="00BA429A"/>
    <w:rsid w:val="00BB1873"/>
    <w:rsid w:val="00BB1F41"/>
    <w:rsid w:val="00BC114F"/>
    <w:rsid w:val="00BC11FA"/>
    <w:rsid w:val="00BC21FB"/>
    <w:rsid w:val="00BC26EF"/>
    <w:rsid w:val="00BC4546"/>
    <w:rsid w:val="00BD20CB"/>
    <w:rsid w:val="00BD2B49"/>
    <w:rsid w:val="00BD640D"/>
    <w:rsid w:val="00BE496B"/>
    <w:rsid w:val="00BF024E"/>
    <w:rsid w:val="00BF026B"/>
    <w:rsid w:val="00BF20CC"/>
    <w:rsid w:val="00BF7583"/>
    <w:rsid w:val="00C01734"/>
    <w:rsid w:val="00C03F95"/>
    <w:rsid w:val="00C04DB4"/>
    <w:rsid w:val="00C06585"/>
    <w:rsid w:val="00C070DE"/>
    <w:rsid w:val="00C07761"/>
    <w:rsid w:val="00C103E0"/>
    <w:rsid w:val="00C13C54"/>
    <w:rsid w:val="00C20507"/>
    <w:rsid w:val="00C23D41"/>
    <w:rsid w:val="00C23FB1"/>
    <w:rsid w:val="00C34596"/>
    <w:rsid w:val="00C3620C"/>
    <w:rsid w:val="00C36D68"/>
    <w:rsid w:val="00C50C1A"/>
    <w:rsid w:val="00C50D47"/>
    <w:rsid w:val="00C510A1"/>
    <w:rsid w:val="00C53C6E"/>
    <w:rsid w:val="00C60A06"/>
    <w:rsid w:val="00C62CBB"/>
    <w:rsid w:val="00C67222"/>
    <w:rsid w:val="00C67924"/>
    <w:rsid w:val="00C70E48"/>
    <w:rsid w:val="00C71EDB"/>
    <w:rsid w:val="00C728CE"/>
    <w:rsid w:val="00C72D47"/>
    <w:rsid w:val="00C73C34"/>
    <w:rsid w:val="00C74C28"/>
    <w:rsid w:val="00C7780A"/>
    <w:rsid w:val="00C817E6"/>
    <w:rsid w:val="00C852E9"/>
    <w:rsid w:val="00C907FF"/>
    <w:rsid w:val="00C91A4C"/>
    <w:rsid w:val="00C91E55"/>
    <w:rsid w:val="00C9329B"/>
    <w:rsid w:val="00C9467B"/>
    <w:rsid w:val="00C96D5A"/>
    <w:rsid w:val="00CA57D8"/>
    <w:rsid w:val="00CA5DBA"/>
    <w:rsid w:val="00CB28D5"/>
    <w:rsid w:val="00CB31E9"/>
    <w:rsid w:val="00CB3291"/>
    <w:rsid w:val="00CB448D"/>
    <w:rsid w:val="00CC2C81"/>
    <w:rsid w:val="00CC472D"/>
    <w:rsid w:val="00CC4A92"/>
    <w:rsid w:val="00CC4B52"/>
    <w:rsid w:val="00CC758C"/>
    <w:rsid w:val="00CD40AB"/>
    <w:rsid w:val="00CD7F98"/>
    <w:rsid w:val="00CE6815"/>
    <w:rsid w:val="00CF168C"/>
    <w:rsid w:val="00CF17C1"/>
    <w:rsid w:val="00CF46FA"/>
    <w:rsid w:val="00CF640C"/>
    <w:rsid w:val="00D013A7"/>
    <w:rsid w:val="00D13233"/>
    <w:rsid w:val="00D141EF"/>
    <w:rsid w:val="00D1748A"/>
    <w:rsid w:val="00D17E22"/>
    <w:rsid w:val="00D244BD"/>
    <w:rsid w:val="00D3073B"/>
    <w:rsid w:val="00D37553"/>
    <w:rsid w:val="00D40E27"/>
    <w:rsid w:val="00D41104"/>
    <w:rsid w:val="00D454D3"/>
    <w:rsid w:val="00D456E0"/>
    <w:rsid w:val="00D4614D"/>
    <w:rsid w:val="00D52C03"/>
    <w:rsid w:val="00D55267"/>
    <w:rsid w:val="00D56733"/>
    <w:rsid w:val="00D622CE"/>
    <w:rsid w:val="00D63760"/>
    <w:rsid w:val="00D64623"/>
    <w:rsid w:val="00D748BF"/>
    <w:rsid w:val="00D74ED5"/>
    <w:rsid w:val="00D852E4"/>
    <w:rsid w:val="00D90EDF"/>
    <w:rsid w:val="00D93714"/>
    <w:rsid w:val="00D93E7F"/>
    <w:rsid w:val="00D959DC"/>
    <w:rsid w:val="00D95EF3"/>
    <w:rsid w:val="00DA0133"/>
    <w:rsid w:val="00DA45E5"/>
    <w:rsid w:val="00DA5030"/>
    <w:rsid w:val="00DB1A64"/>
    <w:rsid w:val="00DB2DA8"/>
    <w:rsid w:val="00DB680D"/>
    <w:rsid w:val="00DC1BFE"/>
    <w:rsid w:val="00DC225C"/>
    <w:rsid w:val="00DC6E12"/>
    <w:rsid w:val="00DD0C2B"/>
    <w:rsid w:val="00DD2656"/>
    <w:rsid w:val="00DD337C"/>
    <w:rsid w:val="00DD45F1"/>
    <w:rsid w:val="00DD46A9"/>
    <w:rsid w:val="00DD48BB"/>
    <w:rsid w:val="00DD7F3B"/>
    <w:rsid w:val="00DE3295"/>
    <w:rsid w:val="00DE3FBD"/>
    <w:rsid w:val="00DF59B3"/>
    <w:rsid w:val="00E03DAE"/>
    <w:rsid w:val="00E047E7"/>
    <w:rsid w:val="00E051C0"/>
    <w:rsid w:val="00E05D01"/>
    <w:rsid w:val="00E05DE8"/>
    <w:rsid w:val="00E06142"/>
    <w:rsid w:val="00E24CAC"/>
    <w:rsid w:val="00E257E5"/>
    <w:rsid w:val="00E26BCA"/>
    <w:rsid w:val="00E322F2"/>
    <w:rsid w:val="00E35ACC"/>
    <w:rsid w:val="00E36344"/>
    <w:rsid w:val="00E443F3"/>
    <w:rsid w:val="00E55B8A"/>
    <w:rsid w:val="00E6445B"/>
    <w:rsid w:val="00E64A76"/>
    <w:rsid w:val="00E65126"/>
    <w:rsid w:val="00E70DF5"/>
    <w:rsid w:val="00E72A8B"/>
    <w:rsid w:val="00E73BB1"/>
    <w:rsid w:val="00E74907"/>
    <w:rsid w:val="00E81234"/>
    <w:rsid w:val="00E82240"/>
    <w:rsid w:val="00E856DA"/>
    <w:rsid w:val="00E86DF4"/>
    <w:rsid w:val="00E91F1E"/>
    <w:rsid w:val="00E9519F"/>
    <w:rsid w:val="00E95762"/>
    <w:rsid w:val="00EA0A37"/>
    <w:rsid w:val="00EA453E"/>
    <w:rsid w:val="00EA4D2D"/>
    <w:rsid w:val="00EB153F"/>
    <w:rsid w:val="00EB3ED2"/>
    <w:rsid w:val="00EC0280"/>
    <w:rsid w:val="00EC1C7F"/>
    <w:rsid w:val="00EC73C2"/>
    <w:rsid w:val="00EC7739"/>
    <w:rsid w:val="00ED110C"/>
    <w:rsid w:val="00ED2343"/>
    <w:rsid w:val="00ED5F42"/>
    <w:rsid w:val="00ED68ED"/>
    <w:rsid w:val="00EE07B9"/>
    <w:rsid w:val="00EE1653"/>
    <w:rsid w:val="00EE20E9"/>
    <w:rsid w:val="00EF07E5"/>
    <w:rsid w:val="00EF1666"/>
    <w:rsid w:val="00EF1B62"/>
    <w:rsid w:val="00EF6BB4"/>
    <w:rsid w:val="00F0065F"/>
    <w:rsid w:val="00F040B7"/>
    <w:rsid w:val="00F05DDA"/>
    <w:rsid w:val="00F062A7"/>
    <w:rsid w:val="00F07939"/>
    <w:rsid w:val="00F10BC3"/>
    <w:rsid w:val="00F1364C"/>
    <w:rsid w:val="00F13EFC"/>
    <w:rsid w:val="00F219DD"/>
    <w:rsid w:val="00F22494"/>
    <w:rsid w:val="00F24737"/>
    <w:rsid w:val="00F255A5"/>
    <w:rsid w:val="00F273D0"/>
    <w:rsid w:val="00F366D6"/>
    <w:rsid w:val="00F43280"/>
    <w:rsid w:val="00F43D7C"/>
    <w:rsid w:val="00F44599"/>
    <w:rsid w:val="00F52CC5"/>
    <w:rsid w:val="00F566E4"/>
    <w:rsid w:val="00F61557"/>
    <w:rsid w:val="00F61D63"/>
    <w:rsid w:val="00F62CC8"/>
    <w:rsid w:val="00F6440F"/>
    <w:rsid w:val="00F674E4"/>
    <w:rsid w:val="00F7039F"/>
    <w:rsid w:val="00F73748"/>
    <w:rsid w:val="00F7486E"/>
    <w:rsid w:val="00F80D7F"/>
    <w:rsid w:val="00F81D26"/>
    <w:rsid w:val="00F877AF"/>
    <w:rsid w:val="00F90551"/>
    <w:rsid w:val="00F9140C"/>
    <w:rsid w:val="00F94C06"/>
    <w:rsid w:val="00F94E97"/>
    <w:rsid w:val="00F96BCF"/>
    <w:rsid w:val="00F97B69"/>
    <w:rsid w:val="00FA6005"/>
    <w:rsid w:val="00FA6355"/>
    <w:rsid w:val="00FA7E6D"/>
    <w:rsid w:val="00FB6DBF"/>
    <w:rsid w:val="00FB6F9C"/>
    <w:rsid w:val="00FC1F47"/>
    <w:rsid w:val="00FC6C0E"/>
    <w:rsid w:val="00FD4B87"/>
    <w:rsid w:val="00FD54F3"/>
    <w:rsid w:val="00FE3CD0"/>
    <w:rsid w:val="00FE42BB"/>
    <w:rsid w:val="00FE4307"/>
    <w:rsid w:val="00FE43A9"/>
    <w:rsid w:val="00FE5DA6"/>
    <w:rsid w:val="00FF0297"/>
    <w:rsid w:val="00FF171C"/>
    <w:rsid w:val="00FF1E86"/>
    <w:rsid w:val="00FF4338"/>
    <w:rsid w:val="00FF457D"/>
    <w:rsid w:val="00FF56BB"/>
    <w:rsid w:val="00FF5F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344BF5"/>
  <w15:docId w15:val="{3CCC26B1-4ACE-4866-B231-605B129C0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32C9B"/>
    <w:pPr>
      <w:widowControl w:val="0"/>
      <w:jc w:val="both"/>
    </w:pPr>
  </w:style>
  <w:style w:type="paragraph" w:styleId="1">
    <w:name w:val="heading 1"/>
    <w:basedOn w:val="a"/>
    <w:next w:val="a"/>
    <w:link w:val="10"/>
    <w:uiPriority w:val="9"/>
    <w:qFormat/>
    <w:rsid w:val="00A32C9B"/>
    <w:pPr>
      <w:spacing w:beforeLines="130" w:afterLines="130" w:line="288" w:lineRule="auto"/>
      <w:jc w:val="center"/>
      <w:outlineLvl w:val="0"/>
    </w:pPr>
    <w:rPr>
      <w:rFonts w:eastAsia="黑体"/>
      <w:b/>
      <w:bCs/>
      <w:kern w:val="44"/>
      <w:sz w:val="32"/>
      <w:szCs w:val="44"/>
    </w:rPr>
  </w:style>
  <w:style w:type="paragraph" w:styleId="2">
    <w:name w:val="heading 2"/>
    <w:basedOn w:val="a"/>
    <w:next w:val="a"/>
    <w:link w:val="20"/>
    <w:uiPriority w:val="9"/>
    <w:unhideWhenUsed/>
    <w:qFormat/>
    <w:rsid w:val="00A32C9B"/>
    <w:pPr>
      <w:spacing w:before="300" w:after="300" w:line="288" w:lineRule="auto"/>
      <w:outlineLvl w:val="1"/>
    </w:pPr>
    <w:rPr>
      <w:rFonts w:asciiTheme="majorHAnsi" w:eastAsia="黑体" w:hAnsiTheme="majorHAnsi" w:cstheme="majorBidi"/>
      <w:b/>
      <w:bCs/>
      <w:sz w:val="28"/>
      <w:szCs w:val="32"/>
    </w:rPr>
  </w:style>
  <w:style w:type="paragraph" w:styleId="3">
    <w:name w:val="heading 3"/>
    <w:basedOn w:val="a"/>
    <w:next w:val="a"/>
    <w:link w:val="30"/>
    <w:uiPriority w:val="9"/>
    <w:unhideWhenUsed/>
    <w:qFormat/>
    <w:rsid w:val="000E4A72"/>
    <w:pPr>
      <w:spacing w:before="240" w:after="240" w:line="288" w:lineRule="auto"/>
      <w:ind w:firstLineChars="200" w:firstLine="200"/>
      <w:outlineLvl w:val="2"/>
    </w:pPr>
    <w:rPr>
      <w:rFonts w:eastAsia="黑体"/>
      <w:b/>
      <w:bCs/>
      <w:sz w:val="24"/>
      <w:szCs w:val="32"/>
    </w:rPr>
  </w:style>
  <w:style w:type="paragraph" w:styleId="4">
    <w:name w:val="heading 4"/>
    <w:basedOn w:val="a"/>
    <w:next w:val="a"/>
    <w:link w:val="40"/>
    <w:uiPriority w:val="9"/>
    <w:semiHidden/>
    <w:unhideWhenUsed/>
    <w:qFormat/>
    <w:rsid w:val="002030D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51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4351C"/>
    <w:rPr>
      <w:sz w:val="18"/>
      <w:szCs w:val="18"/>
    </w:rPr>
  </w:style>
  <w:style w:type="paragraph" w:styleId="a5">
    <w:name w:val="footer"/>
    <w:basedOn w:val="a"/>
    <w:link w:val="a6"/>
    <w:uiPriority w:val="99"/>
    <w:unhideWhenUsed/>
    <w:rsid w:val="0054351C"/>
    <w:pPr>
      <w:tabs>
        <w:tab w:val="center" w:pos="4153"/>
        <w:tab w:val="right" w:pos="8306"/>
      </w:tabs>
      <w:snapToGrid w:val="0"/>
      <w:jc w:val="left"/>
    </w:pPr>
    <w:rPr>
      <w:sz w:val="18"/>
      <w:szCs w:val="18"/>
    </w:rPr>
  </w:style>
  <w:style w:type="character" w:customStyle="1" w:styleId="a6">
    <w:name w:val="页脚 字符"/>
    <w:basedOn w:val="a0"/>
    <w:link w:val="a5"/>
    <w:uiPriority w:val="99"/>
    <w:rsid w:val="0054351C"/>
    <w:rPr>
      <w:sz w:val="18"/>
      <w:szCs w:val="18"/>
    </w:rPr>
  </w:style>
  <w:style w:type="paragraph" w:styleId="a7">
    <w:name w:val="Body Text"/>
    <w:basedOn w:val="a"/>
    <w:link w:val="a8"/>
    <w:rsid w:val="00C23FB1"/>
    <w:rPr>
      <w:rFonts w:ascii="Times New Roman" w:eastAsia="宋体" w:hAnsi="Times New Roman" w:cs="Times New Roman"/>
      <w:sz w:val="24"/>
      <w:szCs w:val="20"/>
    </w:rPr>
  </w:style>
  <w:style w:type="character" w:customStyle="1" w:styleId="a8">
    <w:name w:val="正文文本 字符"/>
    <w:basedOn w:val="a0"/>
    <w:link w:val="a7"/>
    <w:rsid w:val="00C23FB1"/>
    <w:rPr>
      <w:rFonts w:ascii="Times New Roman" w:eastAsia="宋体" w:hAnsi="Times New Roman" w:cs="Times New Roman"/>
      <w:sz w:val="24"/>
      <w:szCs w:val="20"/>
    </w:rPr>
  </w:style>
  <w:style w:type="paragraph" w:styleId="a9">
    <w:name w:val="List Paragraph"/>
    <w:basedOn w:val="a"/>
    <w:uiPriority w:val="34"/>
    <w:qFormat/>
    <w:rsid w:val="00126AFD"/>
    <w:pPr>
      <w:ind w:firstLineChars="200" w:firstLine="420"/>
    </w:pPr>
  </w:style>
  <w:style w:type="paragraph" w:styleId="aa">
    <w:name w:val="Balloon Text"/>
    <w:basedOn w:val="a"/>
    <w:link w:val="ab"/>
    <w:uiPriority w:val="99"/>
    <w:semiHidden/>
    <w:unhideWhenUsed/>
    <w:rsid w:val="00232787"/>
    <w:rPr>
      <w:sz w:val="18"/>
      <w:szCs w:val="18"/>
    </w:rPr>
  </w:style>
  <w:style w:type="character" w:customStyle="1" w:styleId="ab">
    <w:name w:val="批注框文本 字符"/>
    <w:basedOn w:val="a0"/>
    <w:link w:val="aa"/>
    <w:uiPriority w:val="99"/>
    <w:semiHidden/>
    <w:rsid w:val="00232787"/>
    <w:rPr>
      <w:sz w:val="18"/>
      <w:szCs w:val="18"/>
    </w:rPr>
  </w:style>
  <w:style w:type="paragraph" w:styleId="ac">
    <w:name w:val="Date"/>
    <w:basedOn w:val="a"/>
    <w:next w:val="a"/>
    <w:link w:val="ad"/>
    <w:rsid w:val="0075738C"/>
    <w:pPr>
      <w:spacing w:line="400" w:lineRule="exact"/>
    </w:pPr>
    <w:rPr>
      <w:rFonts w:ascii="Times New Roman" w:eastAsia="宋体" w:hAnsi="Times New Roman" w:cs="Times New Roman"/>
      <w:szCs w:val="20"/>
    </w:rPr>
  </w:style>
  <w:style w:type="character" w:customStyle="1" w:styleId="ad">
    <w:name w:val="日期 字符"/>
    <w:basedOn w:val="a0"/>
    <w:link w:val="ac"/>
    <w:rsid w:val="0075738C"/>
    <w:rPr>
      <w:rFonts w:ascii="Times New Roman" w:eastAsia="宋体" w:hAnsi="Times New Roman" w:cs="Times New Roman"/>
      <w:szCs w:val="20"/>
    </w:rPr>
  </w:style>
  <w:style w:type="paragraph" w:customStyle="1" w:styleId="-">
    <w:name w:val="标题-无编号"/>
    <w:basedOn w:val="1"/>
    <w:next w:val="a"/>
    <w:autoRedefine/>
    <w:qFormat/>
    <w:rsid w:val="00A32C9B"/>
    <w:pPr>
      <w:spacing w:before="100" w:beforeAutospacing="1" w:after="100" w:afterAutospacing="1"/>
    </w:pPr>
    <w:rPr>
      <w:rFonts w:ascii="Times New Roman" w:hAnsi="Times New Roman" w:cs="Times New Roman"/>
      <w:noProof/>
      <w:snapToGrid w:val="0"/>
      <w:kern w:val="0"/>
      <w:szCs w:val="30"/>
    </w:rPr>
  </w:style>
  <w:style w:type="character" w:customStyle="1" w:styleId="10">
    <w:name w:val="标题 1 字符"/>
    <w:basedOn w:val="a0"/>
    <w:link w:val="1"/>
    <w:uiPriority w:val="9"/>
    <w:rsid w:val="00A32C9B"/>
    <w:rPr>
      <w:rFonts w:eastAsia="黑体"/>
      <w:b/>
      <w:bCs/>
      <w:kern w:val="44"/>
      <w:sz w:val="32"/>
      <w:szCs w:val="44"/>
    </w:rPr>
  </w:style>
  <w:style w:type="character" w:customStyle="1" w:styleId="20">
    <w:name w:val="标题 2 字符"/>
    <w:basedOn w:val="a0"/>
    <w:link w:val="2"/>
    <w:uiPriority w:val="9"/>
    <w:rsid w:val="00A32C9B"/>
    <w:rPr>
      <w:rFonts w:asciiTheme="majorHAnsi" w:eastAsia="黑体" w:hAnsiTheme="majorHAnsi" w:cstheme="majorBidi"/>
      <w:b/>
      <w:bCs/>
      <w:sz w:val="28"/>
      <w:szCs w:val="32"/>
    </w:rPr>
  </w:style>
  <w:style w:type="character" w:customStyle="1" w:styleId="30">
    <w:name w:val="标题 3 字符"/>
    <w:basedOn w:val="a0"/>
    <w:link w:val="3"/>
    <w:uiPriority w:val="9"/>
    <w:rsid w:val="000E4A72"/>
    <w:rPr>
      <w:rFonts w:eastAsia="黑体"/>
      <w:b/>
      <w:bCs/>
      <w:sz w:val="24"/>
      <w:szCs w:val="32"/>
    </w:rPr>
  </w:style>
  <w:style w:type="paragraph" w:styleId="TOC">
    <w:name w:val="TOC Heading"/>
    <w:basedOn w:val="1"/>
    <w:next w:val="a"/>
    <w:uiPriority w:val="39"/>
    <w:semiHidden/>
    <w:unhideWhenUsed/>
    <w:qFormat/>
    <w:rsid w:val="00D17E22"/>
    <w:pPr>
      <w:widowControl/>
      <w:spacing w:before="48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1">
    <w:name w:val="toc 2"/>
    <w:basedOn w:val="a"/>
    <w:next w:val="a"/>
    <w:autoRedefine/>
    <w:uiPriority w:val="39"/>
    <w:unhideWhenUsed/>
    <w:qFormat/>
    <w:rsid w:val="002F7286"/>
    <w:pPr>
      <w:widowControl/>
      <w:tabs>
        <w:tab w:val="left" w:pos="840"/>
        <w:tab w:val="right" w:leader="dot" w:pos="9060"/>
      </w:tabs>
      <w:spacing w:after="100" w:line="400" w:lineRule="exact"/>
      <w:ind w:left="220"/>
      <w:jc w:val="left"/>
    </w:pPr>
    <w:rPr>
      <w:kern w:val="0"/>
      <w:sz w:val="22"/>
    </w:rPr>
  </w:style>
  <w:style w:type="paragraph" w:styleId="11">
    <w:name w:val="toc 1"/>
    <w:basedOn w:val="a"/>
    <w:next w:val="a"/>
    <w:autoRedefine/>
    <w:uiPriority w:val="39"/>
    <w:unhideWhenUsed/>
    <w:qFormat/>
    <w:rsid w:val="00D17E22"/>
    <w:pPr>
      <w:widowControl/>
      <w:spacing w:after="100" w:line="276" w:lineRule="auto"/>
      <w:jc w:val="left"/>
    </w:pPr>
    <w:rPr>
      <w:kern w:val="0"/>
      <w:sz w:val="22"/>
    </w:rPr>
  </w:style>
  <w:style w:type="paragraph" w:styleId="31">
    <w:name w:val="toc 3"/>
    <w:basedOn w:val="a"/>
    <w:next w:val="a"/>
    <w:autoRedefine/>
    <w:uiPriority w:val="39"/>
    <w:unhideWhenUsed/>
    <w:qFormat/>
    <w:rsid w:val="00D17E22"/>
    <w:pPr>
      <w:widowControl/>
      <w:spacing w:after="100" w:line="276" w:lineRule="auto"/>
      <w:ind w:left="440"/>
      <w:jc w:val="left"/>
    </w:pPr>
    <w:rPr>
      <w:kern w:val="0"/>
      <w:sz w:val="22"/>
    </w:rPr>
  </w:style>
  <w:style w:type="character" w:styleId="ae">
    <w:name w:val="Hyperlink"/>
    <w:basedOn w:val="a0"/>
    <w:uiPriority w:val="99"/>
    <w:unhideWhenUsed/>
    <w:rsid w:val="00D17E22"/>
    <w:rPr>
      <w:color w:val="0563C1" w:themeColor="hyperlink"/>
      <w:u w:val="single"/>
    </w:rPr>
  </w:style>
  <w:style w:type="paragraph" w:customStyle="1" w:styleId="af">
    <w:name w:val="图"/>
    <w:basedOn w:val="a"/>
    <w:rsid w:val="0063694D"/>
    <w:pPr>
      <w:adjustRightInd w:val="0"/>
      <w:snapToGrid w:val="0"/>
      <w:spacing w:before="200" w:after="40" w:line="320" w:lineRule="atLeast"/>
      <w:jc w:val="center"/>
    </w:pPr>
    <w:rPr>
      <w:rFonts w:ascii="Times New Roman" w:eastAsia="宋体" w:hAnsi="Times New Roman" w:cs="Times New Roman"/>
      <w:szCs w:val="24"/>
    </w:rPr>
  </w:style>
  <w:style w:type="paragraph" w:styleId="af0">
    <w:name w:val="caption"/>
    <w:basedOn w:val="a"/>
    <w:next w:val="a"/>
    <w:unhideWhenUsed/>
    <w:qFormat/>
    <w:rsid w:val="00372BF7"/>
    <w:pPr>
      <w:spacing w:line="440" w:lineRule="exact"/>
    </w:pPr>
    <w:rPr>
      <w:rFonts w:ascii="Cambria" w:eastAsia="黑体" w:hAnsi="Cambria" w:cs="Times New Roman"/>
      <w:sz w:val="20"/>
      <w:szCs w:val="20"/>
    </w:rPr>
  </w:style>
  <w:style w:type="paragraph" w:styleId="af1">
    <w:name w:val="Normal (Web)"/>
    <w:basedOn w:val="a"/>
    <w:uiPriority w:val="99"/>
    <w:semiHidden/>
    <w:unhideWhenUsed/>
    <w:rsid w:val="00A85486"/>
    <w:pPr>
      <w:widowControl/>
      <w:spacing w:before="100" w:beforeAutospacing="1" w:after="100" w:afterAutospacing="1"/>
      <w:jc w:val="left"/>
    </w:pPr>
    <w:rPr>
      <w:rFonts w:ascii="宋体" w:eastAsia="宋体" w:hAnsi="宋体" w:cs="宋体"/>
      <w:kern w:val="0"/>
      <w:sz w:val="24"/>
      <w:szCs w:val="24"/>
    </w:rPr>
  </w:style>
  <w:style w:type="character" w:styleId="af2">
    <w:name w:val="Strong"/>
    <w:basedOn w:val="a0"/>
    <w:uiPriority w:val="22"/>
    <w:qFormat/>
    <w:rsid w:val="00A85486"/>
    <w:rPr>
      <w:b/>
      <w:bCs/>
    </w:rPr>
  </w:style>
  <w:style w:type="character" w:customStyle="1" w:styleId="wrong-dom-ele">
    <w:name w:val="wrong-dom-ele"/>
    <w:basedOn w:val="a0"/>
    <w:rsid w:val="002D69EA"/>
  </w:style>
  <w:style w:type="paragraph" w:customStyle="1" w:styleId="p0">
    <w:name w:val="p0"/>
    <w:basedOn w:val="a"/>
    <w:rsid w:val="00382969"/>
    <w:pPr>
      <w:widowControl/>
      <w:spacing w:before="100" w:beforeAutospacing="1" w:after="100" w:afterAutospacing="1"/>
      <w:jc w:val="left"/>
    </w:pPr>
    <w:rPr>
      <w:rFonts w:ascii="宋体" w:eastAsia="宋体" w:hAnsi="宋体" w:cs="宋体"/>
      <w:kern w:val="0"/>
      <w:sz w:val="24"/>
      <w:szCs w:val="24"/>
    </w:rPr>
  </w:style>
  <w:style w:type="character" w:customStyle="1" w:styleId="40">
    <w:name w:val="标题 4 字符"/>
    <w:basedOn w:val="a0"/>
    <w:link w:val="4"/>
    <w:uiPriority w:val="9"/>
    <w:semiHidden/>
    <w:rsid w:val="002030D9"/>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3457945">
      <w:bodyDiv w:val="1"/>
      <w:marLeft w:val="0"/>
      <w:marRight w:val="0"/>
      <w:marTop w:val="0"/>
      <w:marBottom w:val="0"/>
      <w:divBdr>
        <w:top w:val="none" w:sz="0" w:space="0" w:color="auto"/>
        <w:left w:val="none" w:sz="0" w:space="0" w:color="auto"/>
        <w:bottom w:val="none" w:sz="0" w:space="0" w:color="auto"/>
        <w:right w:val="none" w:sz="0" w:space="0" w:color="auto"/>
      </w:divBdr>
    </w:div>
    <w:div w:id="740372596">
      <w:bodyDiv w:val="1"/>
      <w:marLeft w:val="0"/>
      <w:marRight w:val="0"/>
      <w:marTop w:val="0"/>
      <w:marBottom w:val="0"/>
      <w:divBdr>
        <w:top w:val="none" w:sz="0" w:space="0" w:color="auto"/>
        <w:left w:val="none" w:sz="0" w:space="0" w:color="auto"/>
        <w:bottom w:val="none" w:sz="0" w:space="0" w:color="auto"/>
        <w:right w:val="none" w:sz="0" w:space="0" w:color="auto"/>
      </w:divBdr>
    </w:div>
    <w:div w:id="848103646">
      <w:bodyDiv w:val="1"/>
      <w:marLeft w:val="0"/>
      <w:marRight w:val="0"/>
      <w:marTop w:val="0"/>
      <w:marBottom w:val="0"/>
      <w:divBdr>
        <w:top w:val="none" w:sz="0" w:space="0" w:color="auto"/>
        <w:left w:val="none" w:sz="0" w:space="0" w:color="auto"/>
        <w:bottom w:val="none" w:sz="0" w:space="0" w:color="auto"/>
        <w:right w:val="none" w:sz="0" w:space="0" w:color="auto"/>
      </w:divBdr>
      <w:divsChild>
        <w:div w:id="893393726">
          <w:marLeft w:val="360"/>
          <w:marRight w:val="0"/>
          <w:marTop w:val="200"/>
          <w:marBottom w:val="0"/>
          <w:divBdr>
            <w:top w:val="none" w:sz="0" w:space="0" w:color="auto"/>
            <w:left w:val="none" w:sz="0" w:space="0" w:color="auto"/>
            <w:bottom w:val="none" w:sz="0" w:space="0" w:color="auto"/>
            <w:right w:val="none" w:sz="0" w:space="0" w:color="auto"/>
          </w:divBdr>
        </w:div>
      </w:divsChild>
    </w:div>
    <w:div w:id="884565878">
      <w:bodyDiv w:val="1"/>
      <w:marLeft w:val="0"/>
      <w:marRight w:val="0"/>
      <w:marTop w:val="0"/>
      <w:marBottom w:val="0"/>
      <w:divBdr>
        <w:top w:val="none" w:sz="0" w:space="0" w:color="auto"/>
        <w:left w:val="none" w:sz="0" w:space="0" w:color="auto"/>
        <w:bottom w:val="none" w:sz="0" w:space="0" w:color="auto"/>
        <w:right w:val="none" w:sz="0" w:space="0" w:color="auto"/>
      </w:divBdr>
      <w:divsChild>
        <w:div w:id="43601576">
          <w:marLeft w:val="0"/>
          <w:marRight w:val="0"/>
          <w:marTop w:val="0"/>
          <w:marBottom w:val="0"/>
          <w:divBdr>
            <w:top w:val="none" w:sz="0" w:space="0" w:color="auto"/>
            <w:left w:val="none" w:sz="0" w:space="0" w:color="auto"/>
            <w:bottom w:val="none" w:sz="0" w:space="0" w:color="auto"/>
            <w:right w:val="none" w:sz="0" w:space="0" w:color="auto"/>
          </w:divBdr>
        </w:div>
      </w:divsChild>
    </w:div>
    <w:div w:id="962032820">
      <w:bodyDiv w:val="1"/>
      <w:marLeft w:val="0"/>
      <w:marRight w:val="0"/>
      <w:marTop w:val="0"/>
      <w:marBottom w:val="0"/>
      <w:divBdr>
        <w:top w:val="none" w:sz="0" w:space="0" w:color="auto"/>
        <w:left w:val="none" w:sz="0" w:space="0" w:color="auto"/>
        <w:bottom w:val="none" w:sz="0" w:space="0" w:color="auto"/>
        <w:right w:val="none" w:sz="0" w:space="0" w:color="auto"/>
      </w:divBdr>
    </w:div>
    <w:div w:id="1067457487">
      <w:bodyDiv w:val="1"/>
      <w:marLeft w:val="0"/>
      <w:marRight w:val="0"/>
      <w:marTop w:val="0"/>
      <w:marBottom w:val="0"/>
      <w:divBdr>
        <w:top w:val="none" w:sz="0" w:space="0" w:color="auto"/>
        <w:left w:val="none" w:sz="0" w:space="0" w:color="auto"/>
        <w:bottom w:val="none" w:sz="0" w:space="0" w:color="auto"/>
        <w:right w:val="none" w:sz="0" w:space="0" w:color="auto"/>
      </w:divBdr>
    </w:div>
    <w:div w:id="1728532968">
      <w:bodyDiv w:val="1"/>
      <w:marLeft w:val="0"/>
      <w:marRight w:val="0"/>
      <w:marTop w:val="0"/>
      <w:marBottom w:val="0"/>
      <w:divBdr>
        <w:top w:val="none" w:sz="0" w:space="0" w:color="auto"/>
        <w:left w:val="none" w:sz="0" w:space="0" w:color="auto"/>
        <w:bottom w:val="none" w:sz="0" w:space="0" w:color="auto"/>
        <w:right w:val="none" w:sz="0" w:space="0" w:color="auto"/>
      </w:divBdr>
    </w:div>
    <w:div w:id="178750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oter" Target="footer3.xm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baike.baidu.com/item/Java/85979" TargetMode="External"/><Relationship Id="rId5" Type="http://schemas.openxmlformats.org/officeDocument/2006/relationships/webSettings" Target="webSettings.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baike.baidu.com/item/%E5%85%B3%E7%B3%BB%E5%9E%8B%E6%95%B0%E6%8D%AE%E5%BA%93%E7%AE%A1%E7%90%86%E7%B3%BB%E7%BB%9F/696511"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package" Target="embeddings/Microsoft_Visio___.vsdx"/><Relationship Id="rId41" Type="http://schemas.openxmlformats.org/officeDocument/2006/relationships/image" Target="media/image28.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7%AC%AC%E4%B8%89%E6%96%B9%E8%BD%AF%E4%BB%B6"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3.xm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s://baike.baidu.com/item/%E6%BA%90%E4%BB%A3%E7%A0%81/396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DC3659-1B7B-4936-AAE9-1D0130B77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4090</TotalTime>
  <Pages>79</Pages>
  <Words>11857</Words>
  <Characters>67586</Characters>
  <Application>Microsoft Office Word</Application>
  <DocSecurity>0</DocSecurity>
  <Lines>563</Lines>
  <Paragraphs>158</Paragraphs>
  <ScaleCrop>false</ScaleCrop>
  <Company>微软中国</Company>
  <LinksUpToDate>false</LinksUpToDate>
  <CharactersWithSpaces>79285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郝帅</dc:creator>
  <cp:keywords/>
  <dc:description/>
  <cp:lastModifiedBy>Administrator</cp:lastModifiedBy>
  <cp:revision>105</cp:revision>
  <cp:lastPrinted>2019-05-30T07:28:00Z</cp:lastPrinted>
  <dcterms:created xsi:type="dcterms:W3CDTF">2019-06-05T08:31:00Z</dcterms:created>
  <dcterms:modified xsi:type="dcterms:W3CDTF">2020-05-26T01:03:00Z</dcterms:modified>
</cp:coreProperties>
</file>